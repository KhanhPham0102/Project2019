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CBCCF" w14:textId="77777777" w:rsidR="008900F4" w:rsidRPr="006A0A7A" w:rsidRDefault="008900F4" w:rsidP="008900F4">
      <w:pPr>
        <w:spacing w:after="0" w:line="240" w:lineRule="auto"/>
        <w:jc w:val="center"/>
        <w:rPr>
          <w:rFonts w:ascii="Calibri" w:hAnsi="Calibri"/>
          <w:b/>
          <w:noProof/>
          <w:sz w:val="28"/>
          <w:szCs w:val="28"/>
        </w:rPr>
      </w:pPr>
      <w:r w:rsidRPr="006A0A7A">
        <w:rPr>
          <w:rFonts w:ascii="Calibri" w:hAnsi="Calibri"/>
          <w:b/>
          <w:noProof/>
          <w:sz w:val="28"/>
          <w:szCs w:val="28"/>
        </w:rPr>
        <w:t>ĐẠI HỌC QUỐC GIA THÀNH PHỐ HỒ CHÍ MINH</w:t>
      </w:r>
    </w:p>
    <w:p w14:paraId="1F74365B" w14:textId="77777777" w:rsidR="008900F4" w:rsidRPr="006A0A7A" w:rsidRDefault="008900F4" w:rsidP="008900F4">
      <w:pPr>
        <w:spacing w:after="0" w:line="240" w:lineRule="auto"/>
        <w:jc w:val="center"/>
        <w:rPr>
          <w:rFonts w:ascii="Calibri" w:hAnsi="Calibri"/>
          <w:b/>
          <w:noProof/>
          <w:sz w:val="28"/>
          <w:szCs w:val="28"/>
        </w:rPr>
      </w:pPr>
      <w:r>
        <w:rPr>
          <w:rFonts w:ascii="Calibri" w:hAnsi="Calibri"/>
          <w:b/>
          <w:noProof/>
          <w:sz w:val="28"/>
          <w:szCs w:val="28"/>
        </w:rPr>
        <w:t xml:space="preserve">TRƯỜNG ĐẠI HỌC </w:t>
      </w:r>
      <w:r w:rsidRPr="006A0A7A">
        <w:rPr>
          <w:rFonts w:ascii="Calibri" w:hAnsi="Calibri"/>
          <w:b/>
          <w:noProof/>
          <w:sz w:val="28"/>
          <w:szCs w:val="28"/>
        </w:rPr>
        <w:t>CÔNG NGHỆ THÔNG TIN</w:t>
      </w:r>
    </w:p>
    <w:p w14:paraId="4855FCC7" w14:textId="41763071" w:rsidR="008900F4" w:rsidRDefault="008900F4" w:rsidP="008900F4">
      <w:pPr>
        <w:spacing w:after="0" w:line="240" w:lineRule="auto"/>
        <w:jc w:val="center"/>
        <w:rPr>
          <w:rFonts w:ascii="Calibri" w:hAnsi="Calibri"/>
          <w:b/>
          <w:noProof/>
          <w:sz w:val="28"/>
          <w:szCs w:val="28"/>
        </w:rPr>
      </w:pPr>
      <w:r w:rsidRPr="006A0A7A">
        <w:rPr>
          <w:rFonts w:ascii="Calibri" w:hAnsi="Calibri"/>
          <w:b/>
          <w:noProof/>
          <w:sz w:val="28"/>
          <w:szCs w:val="28"/>
        </w:rPr>
        <w:t xml:space="preserve">KHOA </w:t>
      </w:r>
      <w:r w:rsidR="00B2686A">
        <w:rPr>
          <w:rFonts w:ascii="Calibri" w:hAnsi="Calibri"/>
          <w:b/>
          <w:noProof/>
          <w:sz w:val="28"/>
          <w:szCs w:val="28"/>
        </w:rPr>
        <w:t>KỸ THUẬT MÁY TÍNH</w:t>
      </w:r>
    </w:p>
    <w:p w14:paraId="25CF2F38" w14:textId="77777777" w:rsidR="008900F4" w:rsidRDefault="008900F4" w:rsidP="008900F4">
      <w:pPr>
        <w:spacing w:after="0" w:line="240" w:lineRule="auto"/>
        <w:jc w:val="center"/>
        <w:rPr>
          <w:rFonts w:ascii="Calibri" w:hAnsi="Calibri"/>
          <w:b/>
          <w:noProof/>
          <w:sz w:val="28"/>
          <w:szCs w:val="28"/>
        </w:rPr>
      </w:pPr>
    </w:p>
    <w:p w14:paraId="1853316A" w14:textId="77777777" w:rsidR="008900F4" w:rsidRDefault="008900F4" w:rsidP="008900F4">
      <w:pPr>
        <w:spacing w:after="0" w:line="240" w:lineRule="auto"/>
        <w:jc w:val="center"/>
        <w:rPr>
          <w:rFonts w:ascii="Calibri" w:hAnsi="Calibri"/>
          <w:b/>
          <w:noProof/>
          <w:sz w:val="28"/>
          <w:szCs w:val="28"/>
        </w:rPr>
      </w:pPr>
    </w:p>
    <w:p w14:paraId="4A9B8094" w14:textId="77777777" w:rsidR="008900F4" w:rsidRDefault="008900F4" w:rsidP="008900F4">
      <w:pPr>
        <w:spacing w:after="0" w:line="240" w:lineRule="auto"/>
        <w:jc w:val="center"/>
      </w:pPr>
    </w:p>
    <w:p w14:paraId="4AA09C22" w14:textId="77777777" w:rsidR="008900F4" w:rsidRDefault="008900F4" w:rsidP="008900F4">
      <w:pPr>
        <w:spacing w:after="0" w:line="240" w:lineRule="auto"/>
        <w:jc w:val="center"/>
      </w:pPr>
      <w:r>
        <w:rPr>
          <w:noProof/>
        </w:rPr>
        <w:drawing>
          <wp:inline distT="0" distB="0" distL="0" distR="0" wp14:anchorId="62A51840" wp14:editId="72A04C3A">
            <wp:extent cx="191262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2620" cy="2286000"/>
                    </a:xfrm>
                    <a:prstGeom prst="rect">
                      <a:avLst/>
                    </a:prstGeom>
                    <a:noFill/>
                    <a:ln>
                      <a:noFill/>
                    </a:ln>
                  </pic:spPr>
                </pic:pic>
              </a:graphicData>
            </a:graphic>
          </wp:inline>
        </w:drawing>
      </w:r>
    </w:p>
    <w:p w14:paraId="0E92B38C" w14:textId="77777777" w:rsidR="008900F4" w:rsidRDefault="008900F4" w:rsidP="008900F4">
      <w:pPr>
        <w:spacing w:after="0" w:line="240" w:lineRule="auto"/>
        <w:jc w:val="center"/>
        <w:rPr>
          <w:rFonts w:ascii="Calibri" w:hAnsi="Calibri"/>
          <w:b/>
          <w:noProof/>
          <w:sz w:val="28"/>
          <w:szCs w:val="28"/>
        </w:rPr>
      </w:pPr>
    </w:p>
    <w:p w14:paraId="2CFECA9E" w14:textId="77777777" w:rsidR="008900F4" w:rsidRPr="006A0A7A" w:rsidRDefault="008900F4" w:rsidP="008900F4">
      <w:pPr>
        <w:spacing w:after="0" w:line="240" w:lineRule="auto"/>
        <w:jc w:val="center"/>
        <w:rPr>
          <w:rFonts w:ascii="Calibri" w:hAnsi="Calibri"/>
          <w:b/>
          <w:noProof/>
          <w:sz w:val="28"/>
          <w:szCs w:val="28"/>
        </w:rPr>
      </w:pPr>
    </w:p>
    <w:p w14:paraId="45AFD12F" w14:textId="77777777" w:rsidR="008900F4" w:rsidRDefault="008900F4" w:rsidP="008900F4">
      <w:pPr>
        <w:spacing w:after="80"/>
        <w:jc w:val="center"/>
        <w:rPr>
          <w:b/>
          <w:noProof/>
          <w:sz w:val="36"/>
          <w:szCs w:val="36"/>
        </w:rPr>
      </w:pPr>
      <w:r w:rsidRPr="00AF5456">
        <w:rPr>
          <w:b/>
          <w:noProof/>
          <w:sz w:val="36"/>
          <w:szCs w:val="36"/>
        </w:rPr>
        <w:t>BÁO CÁO ĐỒ ÁN MÔN</w:t>
      </w:r>
    </w:p>
    <w:p w14:paraId="04F8E459" w14:textId="77777777" w:rsidR="008900F4" w:rsidRPr="00AF5456" w:rsidRDefault="008900F4" w:rsidP="008900F4">
      <w:pPr>
        <w:spacing w:after="80"/>
        <w:jc w:val="center"/>
        <w:rPr>
          <w:b/>
          <w:noProof/>
          <w:sz w:val="36"/>
          <w:szCs w:val="36"/>
        </w:rPr>
      </w:pPr>
      <w:r w:rsidRPr="00AF5456">
        <w:rPr>
          <w:b/>
          <w:noProof/>
          <w:sz w:val="36"/>
          <w:szCs w:val="36"/>
        </w:rPr>
        <w:t>NHẬP MÔN CÔNG NGHỆ PHẦN MỀM</w:t>
      </w:r>
    </w:p>
    <w:p w14:paraId="5B5CEFDD" w14:textId="5367DAE4" w:rsidR="008900F4" w:rsidRPr="00E4588B" w:rsidRDefault="008900F4" w:rsidP="008900F4">
      <w:pPr>
        <w:jc w:val="center"/>
        <w:rPr>
          <w:sz w:val="40"/>
        </w:rPr>
      </w:pPr>
      <w:r w:rsidRPr="00E4588B">
        <w:rPr>
          <w:noProof/>
          <w:sz w:val="42"/>
          <w:szCs w:val="42"/>
          <w:u w:val="single"/>
        </w:rPr>
        <w:t>Đề tài</w:t>
      </w:r>
      <w:r w:rsidRPr="00E4588B">
        <w:rPr>
          <w:noProof/>
          <w:sz w:val="42"/>
          <w:szCs w:val="42"/>
        </w:rPr>
        <w:t>:</w:t>
      </w:r>
      <w:r w:rsidR="00E4588B" w:rsidRPr="00E4588B">
        <w:rPr>
          <w:noProof/>
          <w:sz w:val="42"/>
          <w:szCs w:val="42"/>
        </w:rPr>
        <w:t xml:space="preserve"> QUẢN LÝ CHĂM SÓC CÂY CẢNH TRƯỜNG HỌC</w:t>
      </w:r>
    </w:p>
    <w:p w14:paraId="176AE0B5" w14:textId="77777777" w:rsidR="008900F4" w:rsidRDefault="008900F4" w:rsidP="008900F4">
      <w:pPr>
        <w:spacing w:after="20"/>
        <w:jc w:val="center"/>
        <w:rPr>
          <w:noProof/>
          <w:sz w:val="24"/>
          <w:szCs w:val="24"/>
        </w:rPr>
      </w:pPr>
      <w:r w:rsidRPr="00FF2FFC">
        <w:rPr>
          <w:noProof/>
          <w:sz w:val="24"/>
          <w:szCs w:val="24"/>
        </w:rPr>
        <w:t>Giảng viên hướng dẫn:</w:t>
      </w:r>
    </w:p>
    <w:p w14:paraId="7A3B370C" w14:textId="77777777" w:rsidR="008900F4" w:rsidRPr="00FB214F" w:rsidRDefault="008900F4" w:rsidP="008900F4">
      <w:pPr>
        <w:spacing w:after="0"/>
        <w:jc w:val="center"/>
        <w:rPr>
          <w:b/>
          <w:noProof/>
          <w:sz w:val="26"/>
          <w:szCs w:val="26"/>
        </w:rPr>
      </w:pPr>
      <w:r w:rsidRPr="004D2C82">
        <w:rPr>
          <w:b/>
          <w:noProof/>
          <w:sz w:val="26"/>
          <w:szCs w:val="26"/>
        </w:rPr>
        <w:t>Nguyễn Công Hoan</w:t>
      </w:r>
    </w:p>
    <w:p w14:paraId="4CBBC982" w14:textId="77777777" w:rsidR="008900F4" w:rsidRPr="00416EE4" w:rsidRDefault="008900F4" w:rsidP="008900F4">
      <w:pPr>
        <w:tabs>
          <w:tab w:val="left" w:pos="2410"/>
        </w:tabs>
        <w:spacing w:after="20"/>
        <w:jc w:val="center"/>
        <w:rPr>
          <w:noProof/>
          <w:sz w:val="24"/>
          <w:szCs w:val="24"/>
        </w:rPr>
      </w:pPr>
      <w:r>
        <w:rPr>
          <w:noProof/>
          <w:sz w:val="24"/>
          <w:szCs w:val="24"/>
        </w:rPr>
        <w:t>Nhóm s</w:t>
      </w:r>
      <w:r w:rsidRPr="00416EE4">
        <w:rPr>
          <w:noProof/>
          <w:sz w:val="24"/>
          <w:szCs w:val="24"/>
        </w:rPr>
        <w:t>inh viên thực hiện:</w:t>
      </w:r>
    </w:p>
    <w:p w14:paraId="5B2E6DB2" w14:textId="43638C06" w:rsidR="008900F4" w:rsidRDefault="00851041" w:rsidP="008900F4">
      <w:pPr>
        <w:tabs>
          <w:tab w:val="left" w:pos="3240"/>
        </w:tabs>
        <w:spacing w:after="0" w:line="276" w:lineRule="auto"/>
        <w:ind w:left="720" w:hanging="720"/>
        <w:jc w:val="center"/>
        <w:rPr>
          <w:b/>
          <w:noProof/>
          <w:sz w:val="26"/>
          <w:szCs w:val="26"/>
        </w:rPr>
      </w:pPr>
      <w:r>
        <w:rPr>
          <w:b/>
          <w:noProof/>
          <w:sz w:val="26"/>
          <w:szCs w:val="26"/>
        </w:rPr>
        <w:t>Phạm Quốc Khánh</w:t>
      </w:r>
      <w:r w:rsidR="008900F4">
        <w:rPr>
          <w:b/>
          <w:noProof/>
          <w:sz w:val="26"/>
          <w:szCs w:val="26"/>
        </w:rPr>
        <w:t xml:space="preserve"> – 1</w:t>
      </w:r>
      <w:r>
        <w:rPr>
          <w:b/>
          <w:noProof/>
          <w:sz w:val="26"/>
          <w:szCs w:val="26"/>
        </w:rPr>
        <w:t>5</w:t>
      </w:r>
      <w:r w:rsidR="008900F4">
        <w:rPr>
          <w:b/>
          <w:noProof/>
          <w:sz w:val="26"/>
          <w:szCs w:val="26"/>
        </w:rPr>
        <w:t>52</w:t>
      </w:r>
    </w:p>
    <w:p w14:paraId="1F332DF7" w14:textId="6568D066" w:rsidR="008900F4" w:rsidRPr="00844995" w:rsidRDefault="00851041" w:rsidP="008900F4">
      <w:pPr>
        <w:tabs>
          <w:tab w:val="left" w:pos="3240"/>
        </w:tabs>
        <w:spacing w:after="0" w:line="276" w:lineRule="auto"/>
        <w:ind w:left="720" w:hanging="720"/>
        <w:jc w:val="center"/>
        <w:rPr>
          <w:b/>
          <w:noProof/>
          <w:color w:val="000000" w:themeColor="text1"/>
          <w:sz w:val="26"/>
          <w:szCs w:val="26"/>
        </w:rPr>
      </w:pPr>
      <w:r>
        <w:rPr>
          <w:b/>
          <w:noProof/>
          <w:sz w:val="26"/>
          <w:szCs w:val="26"/>
        </w:rPr>
        <w:t>Lê Phùng Khánh Minh</w:t>
      </w:r>
      <w:r w:rsidR="008900F4" w:rsidRPr="00844995">
        <w:rPr>
          <w:b/>
          <w:noProof/>
          <w:color w:val="000000" w:themeColor="text1"/>
          <w:sz w:val="26"/>
          <w:szCs w:val="26"/>
        </w:rPr>
        <w:t xml:space="preserve"> - </w:t>
      </w:r>
      <w:r w:rsidR="008900F4" w:rsidRPr="00844995">
        <w:rPr>
          <w:rFonts w:ascii="Segoe UI" w:hAnsi="Segoe UI" w:cs="Segoe UI"/>
          <w:b/>
          <w:color w:val="000000" w:themeColor="text1"/>
          <w:shd w:val="clear" w:color="auto" w:fill="FFFFFF"/>
        </w:rPr>
        <w:t>1652</w:t>
      </w:r>
      <w:r>
        <w:rPr>
          <w:rFonts w:ascii="Segoe UI" w:hAnsi="Segoe UI" w:cs="Segoe UI"/>
          <w:b/>
          <w:color w:val="000000" w:themeColor="text1"/>
          <w:shd w:val="clear" w:color="auto" w:fill="FFFFFF"/>
        </w:rPr>
        <w:t>1734</w:t>
      </w:r>
    </w:p>
    <w:p w14:paraId="09773094" w14:textId="60ADDFAD" w:rsidR="008900F4" w:rsidRPr="00844995" w:rsidRDefault="008900F4" w:rsidP="008900F4">
      <w:pPr>
        <w:tabs>
          <w:tab w:val="left" w:pos="3240"/>
        </w:tabs>
        <w:spacing w:after="0" w:line="276" w:lineRule="auto"/>
        <w:ind w:left="720" w:hanging="720"/>
        <w:jc w:val="center"/>
        <w:rPr>
          <w:rFonts w:ascii="Segoe UI" w:hAnsi="Segoe UI" w:cs="Segoe UI"/>
          <w:b/>
          <w:color w:val="000000" w:themeColor="text1"/>
          <w:shd w:val="clear" w:color="auto" w:fill="FFFFFF"/>
        </w:rPr>
      </w:pPr>
      <w:r w:rsidRPr="00844995">
        <w:rPr>
          <w:rFonts w:ascii="Segoe UI" w:hAnsi="Segoe UI" w:cs="Segoe UI"/>
          <w:b/>
          <w:color w:val="000000" w:themeColor="text1"/>
          <w:shd w:val="clear" w:color="auto" w:fill="FFFFFF"/>
        </w:rPr>
        <w:t>Nguyễn Văn Thắng- 1</w:t>
      </w:r>
      <w:r w:rsidR="00851041">
        <w:rPr>
          <w:rFonts w:ascii="Segoe UI" w:hAnsi="Segoe UI" w:cs="Segoe UI"/>
          <w:b/>
          <w:color w:val="000000" w:themeColor="text1"/>
          <w:shd w:val="clear" w:color="auto" w:fill="FFFFFF"/>
        </w:rPr>
        <w:t>5</w:t>
      </w:r>
      <w:r w:rsidRPr="00844995">
        <w:rPr>
          <w:rFonts w:ascii="Segoe UI" w:hAnsi="Segoe UI" w:cs="Segoe UI"/>
          <w:b/>
          <w:color w:val="000000" w:themeColor="text1"/>
          <w:shd w:val="clear" w:color="auto" w:fill="FFFFFF"/>
        </w:rPr>
        <w:t>52</w:t>
      </w:r>
    </w:p>
    <w:p w14:paraId="3C8F5B0F" w14:textId="19B055F6" w:rsidR="008900F4" w:rsidRDefault="008900F4" w:rsidP="008900F4">
      <w:pPr>
        <w:tabs>
          <w:tab w:val="left" w:pos="3828"/>
        </w:tabs>
        <w:spacing w:after="0" w:line="240" w:lineRule="auto"/>
        <w:ind w:left="720" w:hanging="720"/>
        <w:jc w:val="center"/>
        <w:rPr>
          <w:noProof/>
          <w:sz w:val="24"/>
          <w:szCs w:val="24"/>
        </w:rPr>
      </w:pPr>
      <w:r>
        <w:rPr>
          <w:noProof/>
        </w:rPr>
        <mc:AlternateContent>
          <mc:Choice Requires="wps">
            <w:drawing>
              <wp:anchor distT="45720" distB="45720" distL="114300" distR="114300" simplePos="0" relativeHeight="251659264" behindDoc="0" locked="0" layoutInCell="1" allowOverlap="1" wp14:anchorId="0A994C61" wp14:editId="3613C9BB">
                <wp:simplePos x="0" y="0"/>
                <wp:positionH relativeFrom="page">
                  <wp:posOffset>5168265</wp:posOffset>
                </wp:positionH>
                <wp:positionV relativeFrom="paragraph">
                  <wp:posOffset>1386840</wp:posOffset>
                </wp:positionV>
                <wp:extent cx="2604135" cy="426085"/>
                <wp:effectExtent l="0" t="0" r="0"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135" cy="426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5020E" w14:textId="77777777" w:rsidR="001F4FE9" w:rsidRPr="00C953D0" w:rsidRDefault="001F4FE9" w:rsidP="008900F4">
                            <w:r w:rsidRPr="00C953D0">
                              <w:rPr>
                                <w:b/>
                                <w:sz w:val="25"/>
                              </w:rPr>
                              <w:t>T</w:t>
                            </w:r>
                            <w:r>
                              <w:rPr>
                                <w:b/>
                                <w:sz w:val="25"/>
                              </w:rPr>
                              <w:t>P</w:t>
                            </w:r>
                            <w:r w:rsidRPr="00C953D0">
                              <w:rPr>
                                <w:b/>
                                <w:sz w:val="25"/>
                              </w:rPr>
                              <w:t>. Hồ Chí Minh, 07/201</w:t>
                            </w:r>
                            <w:r>
                              <w:rPr>
                                <w:b/>
                                <w:sz w:val="25"/>
                              </w:rPr>
                              <w:t>9</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A994C61" id="_x0000_t202" coordsize="21600,21600" o:spt="202" path="m,l,21600r21600,l21600,xe">
                <v:stroke joinstyle="miter"/>
                <v:path gradientshapeok="t" o:connecttype="rect"/>
              </v:shapetype>
              <v:shape id="Text Box 3" o:spid="_x0000_s1026" type="#_x0000_t202" style="position:absolute;left:0;text-align:left;margin-left:406.95pt;margin-top:109.2pt;width:205.05pt;height:33.55pt;z-index:251659264;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tHswIAALk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" filled="f" stroked="f">
                <v:textbox>
                  <w:txbxContent>
                    <w:p w14:paraId="4825020E" w14:textId="77777777" w:rsidR="001F4FE9" w:rsidRPr="00C953D0" w:rsidRDefault="001F4FE9" w:rsidP="008900F4">
                      <w:r w:rsidRPr="00C953D0">
                        <w:rPr>
                          <w:b/>
                          <w:sz w:val="25"/>
                        </w:rPr>
                        <w:t>T</w:t>
                      </w:r>
                      <w:r>
                        <w:rPr>
                          <w:b/>
                          <w:sz w:val="25"/>
                        </w:rPr>
                        <w:t>P</w:t>
                      </w:r>
                      <w:r w:rsidRPr="00C953D0">
                        <w:rPr>
                          <w:b/>
                          <w:sz w:val="25"/>
                        </w:rPr>
                        <w:t>. Hồ Chí Minh, 07/201</w:t>
                      </w:r>
                      <w:r>
                        <w:rPr>
                          <w:b/>
                          <w:sz w:val="25"/>
                        </w:rPr>
                        <w:t>9</w:t>
                      </w:r>
                    </w:p>
                  </w:txbxContent>
                </v:textbox>
                <w10:wrap type="square" anchorx="page"/>
              </v:shape>
            </w:pict>
          </mc:Fallback>
        </mc:AlternateContent>
      </w:r>
    </w:p>
    <w:p w14:paraId="3EB0D0E3" w14:textId="77777777" w:rsidR="0026699F" w:rsidRDefault="0026699F" w:rsidP="00C363FA">
      <w:pPr>
        <w:ind w:firstLine="720"/>
        <w:rPr>
          <w:rFonts w:ascii="Times New Roman" w:hAnsi="Times New Roman" w:cs="Times New Roman"/>
          <w:sz w:val="26"/>
          <w:szCs w:val="26"/>
        </w:rPr>
      </w:pPr>
    </w:p>
    <w:p w14:paraId="622E9B3D" w14:textId="0A84B628" w:rsidR="0026699F" w:rsidRDefault="0026699F">
      <w:pPr>
        <w:rPr>
          <w:rFonts w:ascii="Times New Roman" w:hAnsi="Times New Roman" w:cs="Times New Roman"/>
          <w:sz w:val="26"/>
          <w:szCs w:val="26"/>
        </w:rPr>
      </w:pPr>
      <w:r>
        <w:rPr>
          <w:rFonts w:ascii="Times New Roman" w:hAnsi="Times New Roman" w:cs="Times New Roman"/>
          <w:sz w:val="26"/>
          <w:szCs w:val="26"/>
        </w:rPr>
        <w:br w:type="page"/>
      </w:r>
    </w:p>
    <w:p w14:paraId="204CD28F" w14:textId="77777777" w:rsidR="0026699F" w:rsidRDefault="0026699F">
      <w:pPr>
        <w:rPr>
          <w:rFonts w:ascii="Times New Roman" w:hAnsi="Times New Roman" w:cs="Times New Roman"/>
          <w:sz w:val="26"/>
          <w:szCs w:val="26"/>
        </w:rPr>
      </w:pPr>
      <w:r>
        <w:rPr>
          <w:rFonts w:ascii="Times New Roman" w:hAnsi="Times New Roman" w:cs="Times New Roman"/>
          <w:sz w:val="26"/>
          <w:szCs w:val="26"/>
        </w:rPr>
        <w:lastRenderedPageBreak/>
        <w:br w:type="page"/>
      </w:r>
    </w:p>
    <w:p w14:paraId="587064DA" w14:textId="77777777" w:rsidR="008900F4" w:rsidRPr="007E56BA" w:rsidRDefault="008900F4" w:rsidP="008900F4">
      <w:pPr>
        <w:jc w:val="center"/>
        <w:rPr>
          <w:sz w:val="40"/>
        </w:rPr>
      </w:pPr>
      <w:r w:rsidRPr="007E56BA">
        <w:rPr>
          <w:sz w:val="40"/>
        </w:rPr>
        <w:lastRenderedPageBreak/>
        <w:t>Đồ án cuối kỳ</w:t>
      </w:r>
    </w:p>
    <w:p w14:paraId="6AD9EEE9" w14:textId="41B37183" w:rsidR="008900F4" w:rsidRPr="007E56BA" w:rsidRDefault="008900F4" w:rsidP="008900F4">
      <w:pPr>
        <w:jc w:val="center"/>
        <w:rPr>
          <w:sz w:val="40"/>
        </w:rPr>
      </w:pPr>
      <w:r>
        <w:rPr>
          <w:sz w:val="40"/>
        </w:rPr>
        <w:t>QUẢN LÝ CHĂM SÓC CÂY CẢNH</w:t>
      </w:r>
      <w:r w:rsidR="00E4588B">
        <w:rPr>
          <w:sz w:val="40"/>
        </w:rPr>
        <w:t xml:space="preserve"> </w:t>
      </w:r>
      <w:r>
        <w:rPr>
          <w:sz w:val="40"/>
        </w:rPr>
        <w:t>TRƯỜNG HỌC</w:t>
      </w:r>
    </w:p>
    <w:p w14:paraId="45AF5A2E" w14:textId="77777777" w:rsidR="008900F4" w:rsidRPr="00844995" w:rsidRDefault="008900F4" w:rsidP="008900F4">
      <w:pPr>
        <w:rPr>
          <w:b/>
        </w:rPr>
      </w:pPr>
      <w:r>
        <w:rPr>
          <w:b/>
        </w:rPr>
        <w:t>Phân công công việc &amp; tiến độ</w:t>
      </w:r>
      <w:r>
        <w:fldChar w:fldCharType="begin"/>
      </w:r>
      <w:r>
        <w:instrText xml:space="preserve"> LINK Excel.Sheet.12 "Book1" "Sheet1!R3C3:R41C8" \a \f 4 \h </w:instrText>
      </w:r>
      <w:r>
        <w:fldChar w:fldCharType="separate"/>
      </w:r>
    </w:p>
    <w:p w14:paraId="73236229" w14:textId="77777777" w:rsidR="008900F4" w:rsidRPr="007E56BA" w:rsidRDefault="008900F4" w:rsidP="008900F4">
      <w:pPr>
        <w:rPr>
          <w:b/>
        </w:rPr>
      </w:pPr>
      <w:r>
        <w:rPr>
          <w:b/>
        </w:rPr>
        <w:fldChar w:fldCharType="end"/>
      </w:r>
    </w:p>
    <w:tbl>
      <w:tblPr>
        <w:tblStyle w:val="TableGrid"/>
        <w:tblW w:w="0" w:type="auto"/>
        <w:tblLook w:val="04A0" w:firstRow="1" w:lastRow="0" w:firstColumn="1" w:lastColumn="0" w:noHBand="0" w:noVBand="1"/>
      </w:tblPr>
      <w:tblGrid>
        <w:gridCol w:w="962"/>
        <w:gridCol w:w="4520"/>
        <w:gridCol w:w="1027"/>
        <w:gridCol w:w="1079"/>
        <w:gridCol w:w="978"/>
        <w:gridCol w:w="784"/>
      </w:tblGrid>
      <w:tr w:rsidR="008900F4" w:rsidRPr="005F3BAC" w14:paraId="62B760F5" w14:textId="77777777" w:rsidTr="00EE293C">
        <w:trPr>
          <w:trHeight w:val="600"/>
        </w:trPr>
        <w:tc>
          <w:tcPr>
            <w:tcW w:w="962" w:type="dxa"/>
            <w:hideMark/>
          </w:tcPr>
          <w:p w14:paraId="2F79BBBA" w14:textId="77777777" w:rsidR="008900F4" w:rsidRPr="005F3BAC" w:rsidRDefault="008900F4" w:rsidP="008900F4">
            <w:pPr>
              <w:rPr>
                <w:b/>
              </w:rPr>
            </w:pPr>
            <w:bookmarkStart w:id="0" w:name="_Hlk13296751"/>
            <w:r w:rsidRPr="005F3BAC">
              <w:rPr>
                <w:b/>
              </w:rPr>
              <w:t>No.</w:t>
            </w:r>
          </w:p>
        </w:tc>
        <w:tc>
          <w:tcPr>
            <w:tcW w:w="4520" w:type="dxa"/>
            <w:hideMark/>
          </w:tcPr>
          <w:p w14:paraId="6C2399B9" w14:textId="77777777" w:rsidR="008900F4" w:rsidRPr="005F3BAC" w:rsidRDefault="008900F4" w:rsidP="008900F4">
            <w:pPr>
              <w:rPr>
                <w:b/>
              </w:rPr>
            </w:pPr>
            <w:r w:rsidRPr="005F3BAC">
              <w:rPr>
                <w:b/>
              </w:rPr>
              <w:t>Công việc</w:t>
            </w:r>
          </w:p>
        </w:tc>
        <w:tc>
          <w:tcPr>
            <w:tcW w:w="1027" w:type="dxa"/>
            <w:hideMark/>
          </w:tcPr>
          <w:p w14:paraId="2CCD2F2A" w14:textId="77777777" w:rsidR="008900F4" w:rsidRPr="005F3BAC" w:rsidRDefault="008900F4" w:rsidP="008900F4">
            <w:pPr>
              <w:rPr>
                <w:b/>
              </w:rPr>
            </w:pPr>
            <w:r w:rsidRPr="005F3BAC">
              <w:rPr>
                <w:b/>
              </w:rPr>
              <w:t xml:space="preserve"> Duration (days)</w:t>
            </w:r>
          </w:p>
        </w:tc>
        <w:tc>
          <w:tcPr>
            <w:tcW w:w="1079" w:type="dxa"/>
            <w:hideMark/>
          </w:tcPr>
          <w:p w14:paraId="569739E5" w14:textId="77777777" w:rsidR="008900F4" w:rsidRPr="005F3BAC" w:rsidRDefault="008900F4" w:rsidP="008900F4">
            <w:pPr>
              <w:rPr>
                <w:b/>
              </w:rPr>
            </w:pPr>
            <w:r w:rsidRPr="005F3BAC">
              <w:rPr>
                <w:b/>
              </w:rPr>
              <w:t>Assign To</w:t>
            </w:r>
          </w:p>
        </w:tc>
        <w:tc>
          <w:tcPr>
            <w:tcW w:w="978" w:type="dxa"/>
            <w:hideMark/>
          </w:tcPr>
          <w:p w14:paraId="0294E5A7" w14:textId="77777777" w:rsidR="008900F4" w:rsidRPr="005F3BAC" w:rsidRDefault="008900F4" w:rsidP="008900F4">
            <w:pPr>
              <w:rPr>
                <w:b/>
              </w:rPr>
            </w:pPr>
            <w:r w:rsidRPr="005F3BAC">
              <w:rPr>
                <w:b/>
              </w:rPr>
              <w:t>% Finished</w:t>
            </w:r>
          </w:p>
        </w:tc>
        <w:tc>
          <w:tcPr>
            <w:tcW w:w="784" w:type="dxa"/>
            <w:hideMark/>
          </w:tcPr>
          <w:p w14:paraId="253AFAE1" w14:textId="77777777" w:rsidR="008900F4" w:rsidRPr="005F3BAC" w:rsidRDefault="008900F4" w:rsidP="008900F4">
            <w:pPr>
              <w:rPr>
                <w:b/>
              </w:rPr>
            </w:pPr>
            <w:r w:rsidRPr="005F3BAC">
              <w:rPr>
                <w:b/>
              </w:rPr>
              <w:t>Note</w:t>
            </w:r>
          </w:p>
        </w:tc>
      </w:tr>
      <w:tr w:rsidR="008900F4" w:rsidRPr="005F3BAC" w14:paraId="5F73CFA8" w14:textId="77777777" w:rsidTr="00EE293C">
        <w:trPr>
          <w:trHeight w:val="300"/>
        </w:trPr>
        <w:tc>
          <w:tcPr>
            <w:tcW w:w="962" w:type="dxa"/>
            <w:hideMark/>
          </w:tcPr>
          <w:p w14:paraId="300F71F8" w14:textId="77777777" w:rsidR="008900F4" w:rsidRPr="005F3BAC" w:rsidRDefault="008900F4" w:rsidP="008900F4">
            <w:pPr>
              <w:rPr>
                <w:b/>
              </w:rPr>
            </w:pPr>
            <w:r w:rsidRPr="005F3BAC">
              <w:rPr>
                <w:b/>
              </w:rPr>
              <w:t> </w:t>
            </w:r>
          </w:p>
        </w:tc>
        <w:tc>
          <w:tcPr>
            <w:tcW w:w="4520" w:type="dxa"/>
            <w:hideMark/>
          </w:tcPr>
          <w:p w14:paraId="5B93FE33" w14:textId="77777777" w:rsidR="008900F4" w:rsidRPr="005F3BAC" w:rsidRDefault="008900F4" w:rsidP="008900F4">
            <w:pPr>
              <w:rPr>
                <w:b/>
              </w:rPr>
            </w:pPr>
            <w:r w:rsidRPr="005F3BAC">
              <w:rPr>
                <w:b/>
              </w:rPr>
              <w:t>Tìm hiểu sở bộ &amp; đăng ký đồ án</w:t>
            </w:r>
          </w:p>
        </w:tc>
        <w:tc>
          <w:tcPr>
            <w:tcW w:w="1027" w:type="dxa"/>
            <w:hideMark/>
          </w:tcPr>
          <w:p w14:paraId="578BD2D4" w14:textId="77777777" w:rsidR="008900F4" w:rsidRPr="005F3BAC" w:rsidRDefault="008900F4" w:rsidP="008900F4">
            <w:pPr>
              <w:rPr>
                <w:b/>
              </w:rPr>
            </w:pPr>
            <w:r w:rsidRPr="005F3BAC">
              <w:rPr>
                <w:b/>
              </w:rPr>
              <w:t> </w:t>
            </w:r>
            <w:r>
              <w:rPr>
                <w:b/>
              </w:rPr>
              <w:t>2</w:t>
            </w:r>
          </w:p>
        </w:tc>
        <w:tc>
          <w:tcPr>
            <w:tcW w:w="1079" w:type="dxa"/>
            <w:hideMark/>
          </w:tcPr>
          <w:p w14:paraId="2A23E2DD" w14:textId="77777777" w:rsidR="008900F4" w:rsidRPr="005F3BAC" w:rsidRDefault="008900F4" w:rsidP="008900F4">
            <w:pPr>
              <w:rPr>
                <w:b/>
              </w:rPr>
            </w:pPr>
            <w:r w:rsidRPr="005F3BAC">
              <w:rPr>
                <w:b/>
              </w:rPr>
              <w:t> </w:t>
            </w:r>
            <w:r>
              <w:rPr>
                <w:b/>
                <w:bCs/>
              </w:rPr>
              <w:t>Cả nhóm</w:t>
            </w:r>
          </w:p>
        </w:tc>
        <w:tc>
          <w:tcPr>
            <w:tcW w:w="978" w:type="dxa"/>
            <w:hideMark/>
          </w:tcPr>
          <w:p w14:paraId="3DC2F594" w14:textId="77777777" w:rsidR="008900F4" w:rsidRPr="005F3BAC" w:rsidRDefault="008900F4" w:rsidP="008900F4">
            <w:pPr>
              <w:rPr>
                <w:b/>
              </w:rPr>
            </w:pPr>
            <w:r w:rsidRPr="005F3BAC">
              <w:rPr>
                <w:b/>
              </w:rPr>
              <w:t> </w:t>
            </w:r>
            <w:r>
              <w:rPr>
                <w:b/>
              </w:rPr>
              <w:t>100%</w:t>
            </w:r>
          </w:p>
        </w:tc>
        <w:tc>
          <w:tcPr>
            <w:tcW w:w="784" w:type="dxa"/>
            <w:hideMark/>
          </w:tcPr>
          <w:p w14:paraId="7B53F891" w14:textId="77777777" w:rsidR="008900F4" w:rsidRPr="005F3BAC" w:rsidRDefault="008900F4" w:rsidP="008900F4">
            <w:pPr>
              <w:rPr>
                <w:b/>
              </w:rPr>
            </w:pPr>
            <w:r w:rsidRPr="005F3BAC">
              <w:rPr>
                <w:b/>
              </w:rPr>
              <w:t> </w:t>
            </w:r>
          </w:p>
        </w:tc>
      </w:tr>
      <w:tr w:rsidR="008900F4" w:rsidRPr="005F3BAC" w14:paraId="493925F2" w14:textId="77777777" w:rsidTr="00EE293C">
        <w:trPr>
          <w:trHeight w:val="300"/>
        </w:trPr>
        <w:tc>
          <w:tcPr>
            <w:tcW w:w="962" w:type="dxa"/>
            <w:hideMark/>
          </w:tcPr>
          <w:p w14:paraId="78F238F8" w14:textId="77777777" w:rsidR="008900F4" w:rsidRPr="005F3BAC" w:rsidRDefault="008900F4" w:rsidP="008900F4">
            <w:pPr>
              <w:rPr>
                <w:b/>
              </w:rPr>
            </w:pPr>
            <w:r w:rsidRPr="005F3BAC">
              <w:rPr>
                <w:b/>
              </w:rPr>
              <w:t> </w:t>
            </w:r>
          </w:p>
        </w:tc>
        <w:tc>
          <w:tcPr>
            <w:tcW w:w="4520" w:type="dxa"/>
            <w:hideMark/>
          </w:tcPr>
          <w:p w14:paraId="7F80733B" w14:textId="77777777" w:rsidR="008900F4" w:rsidRPr="005F3BAC" w:rsidRDefault="008900F4" w:rsidP="008900F4">
            <w:pPr>
              <w:rPr>
                <w:b/>
              </w:rPr>
            </w:pPr>
            <w:r w:rsidRPr="005F3BAC">
              <w:rPr>
                <w:b/>
              </w:rPr>
              <w:t>Tìm hiểu công nghệ liên quan</w:t>
            </w:r>
          </w:p>
        </w:tc>
        <w:tc>
          <w:tcPr>
            <w:tcW w:w="1027" w:type="dxa"/>
            <w:hideMark/>
          </w:tcPr>
          <w:p w14:paraId="7DD1A96C" w14:textId="77777777" w:rsidR="008900F4" w:rsidRPr="005F3BAC" w:rsidRDefault="008900F4" w:rsidP="008900F4">
            <w:pPr>
              <w:rPr>
                <w:b/>
              </w:rPr>
            </w:pPr>
            <w:r w:rsidRPr="005F3BAC">
              <w:rPr>
                <w:b/>
              </w:rPr>
              <w:t> </w:t>
            </w:r>
            <w:r>
              <w:rPr>
                <w:b/>
              </w:rPr>
              <w:t>5</w:t>
            </w:r>
          </w:p>
        </w:tc>
        <w:tc>
          <w:tcPr>
            <w:tcW w:w="1079" w:type="dxa"/>
            <w:hideMark/>
          </w:tcPr>
          <w:p w14:paraId="6F5D9256" w14:textId="77777777" w:rsidR="008900F4" w:rsidRPr="005F3BAC" w:rsidRDefault="008900F4" w:rsidP="008900F4">
            <w:pPr>
              <w:rPr>
                <w:b/>
              </w:rPr>
            </w:pPr>
            <w:r w:rsidRPr="005F3BAC">
              <w:rPr>
                <w:b/>
              </w:rPr>
              <w:t> </w:t>
            </w:r>
            <w:r>
              <w:rPr>
                <w:b/>
                <w:bCs/>
              </w:rPr>
              <w:t>Cả nhóm</w:t>
            </w:r>
          </w:p>
        </w:tc>
        <w:tc>
          <w:tcPr>
            <w:tcW w:w="978" w:type="dxa"/>
            <w:hideMark/>
          </w:tcPr>
          <w:p w14:paraId="73C3E20D" w14:textId="77777777" w:rsidR="008900F4" w:rsidRPr="005F3BAC" w:rsidRDefault="008900F4" w:rsidP="008900F4">
            <w:pPr>
              <w:rPr>
                <w:b/>
              </w:rPr>
            </w:pPr>
            <w:r w:rsidRPr="005F3BAC">
              <w:rPr>
                <w:b/>
              </w:rPr>
              <w:t> </w:t>
            </w:r>
            <w:r>
              <w:rPr>
                <w:b/>
              </w:rPr>
              <w:t>100%</w:t>
            </w:r>
          </w:p>
        </w:tc>
        <w:tc>
          <w:tcPr>
            <w:tcW w:w="784" w:type="dxa"/>
            <w:hideMark/>
          </w:tcPr>
          <w:p w14:paraId="3CC413D2" w14:textId="77777777" w:rsidR="008900F4" w:rsidRPr="005F3BAC" w:rsidRDefault="008900F4" w:rsidP="008900F4">
            <w:pPr>
              <w:rPr>
                <w:b/>
              </w:rPr>
            </w:pPr>
            <w:r w:rsidRPr="005F3BAC">
              <w:rPr>
                <w:b/>
              </w:rPr>
              <w:t> </w:t>
            </w:r>
          </w:p>
        </w:tc>
      </w:tr>
      <w:tr w:rsidR="008900F4" w:rsidRPr="005F3BAC" w14:paraId="1124E0C7" w14:textId="77777777" w:rsidTr="008900F4">
        <w:trPr>
          <w:trHeight w:val="300"/>
        </w:trPr>
        <w:tc>
          <w:tcPr>
            <w:tcW w:w="9350" w:type="dxa"/>
            <w:gridSpan w:val="6"/>
            <w:hideMark/>
          </w:tcPr>
          <w:p w14:paraId="307199C5" w14:textId="77777777" w:rsidR="008900F4" w:rsidRPr="005F3BAC" w:rsidRDefault="008900F4" w:rsidP="008900F4">
            <w:pPr>
              <w:rPr>
                <w:b/>
                <w:bCs/>
              </w:rPr>
            </w:pPr>
            <w:r w:rsidRPr="005F3BAC">
              <w:rPr>
                <w:b/>
                <w:bCs/>
              </w:rPr>
              <w:t>I. VIẾT BÁO CÁO</w:t>
            </w:r>
          </w:p>
        </w:tc>
      </w:tr>
      <w:tr w:rsidR="008900F4" w:rsidRPr="005F3BAC" w14:paraId="219FC1FA" w14:textId="77777777" w:rsidTr="00EE293C">
        <w:trPr>
          <w:trHeight w:val="300"/>
        </w:trPr>
        <w:tc>
          <w:tcPr>
            <w:tcW w:w="962" w:type="dxa"/>
            <w:hideMark/>
          </w:tcPr>
          <w:p w14:paraId="4ECFED56" w14:textId="77777777" w:rsidR="008900F4" w:rsidRPr="005F3BAC" w:rsidRDefault="008900F4" w:rsidP="008900F4">
            <w:pPr>
              <w:rPr>
                <w:b/>
                <w:bCs/>
              </w:rPr>
            </w:pPr>
            <w:r w:rsidRPr="005F3BAC">
              <w:rPr>
                <w:b/>
                <w:bCs/>
              </w:rPr>
              <w:t> </w:t>
            </w:r>
          </w:p>
        </w:tc>
        <w:tc>
          <w:tcPr>
            <w:tcW w:w="4520" w:type="dxa"/>
            <w:hideMark/>
          </w:tcPr>
          <w:p w14:paraId="19D0DB2E" w14:textId="77777777" w:rsidR="008900F4" w:rsidRPr="005F3BAC" w:rsidRDefault="008900F4" w:rsidP="008900F4">
            <w:pPr>
              <w:rPr>
                <w:b/>
                <w:bCs/>
              </w:rPr>
            </w:pPr>
            <w:r w:rsidRPr="005F3BAC">
              <w:rPr>
                <w:b/>
                <w:bCs/>
              </w:rPr>
              <w:t>Chướng 1 – Hiện trạng</w:t>
            </w:r>
          </w:p>
        </w:tc>
        <w:tc>
          <w:tcPr>
            <w:tcW w:w="1027" w:type="dxa"/>
            <w:hideMark/>
          </w:tcPr>
          <w:p w14:paraId="7C752C81" w14:textId="77777777" w:rsidR="008900F4" w:rsidRPr="005F3BAC" w:rsidRDefault="008900F4" w:rsidP="008900F4">
            <w:pPr>
              <w:rPr>
                <w:b/>
                <w:bCs/>
              </w:rPr>
            </w:pPr>
            <w:r w:rsidRPr="005F3BAC">
              <w:rPr>
                <w:b/>
                <w:bCs/>
              </w:rPr>
              <w:t> </w:t>
            </w:r>
            <w:r>
              <w:rPr>
                <w:b/>
                <w:bCs/>
              </w:rPr>
              <w:t>7</w:t>
            </w:r>
          </w:p>
        </w:tc>
        <w:tc>
          <w:tcPr>
            <w:tcW w:w="1079" w:type="dxa"/>
            <w:hideMark/>
          </w:tcPr>
          <w:p w14:paraId="363944EE" w14:textId="40702B8F" w:rsidR="008900F4" w:rsidRPr="005F3BAC" w:rsidRDefault="00E4588B" w:rsidP="008900F4">
            <w:pPr>
              <w:rPr>
                <w:b/>
                <w:bCs/>
              </w:rPr>
            </w:pPr>
            <w:r>
              <w:rPr>
                <w:b/>
                <w:bCs/>
              </w:rPr>
              <w:t>Cả nhóm</w:t>
            </w:r>
          </w:p>
        </w:tc>
        <w:tc>
          <w:tcPr>
            <w:tcW w:w="978" w:type="dxa"/>
            <w:hideMark/>
          </w:tcPr>
          <w:p w14:paraId="4E161FDF" w14:textId="77777777" w:rsidR="008900F4" w:rsidRPr="005F3BAC" w:rsidRDefault="008900F4" w:rsidP="008900F4">
            <w:pPr>
              <w:rPr>
                <w:b/>
                <w:bCs/>
              </w:rPr>
            </w:pPr>
            <w:r w:rsidRPr="005F3BAC">
              <w:rPr>
                <w:b/>
                <w:bCs/>
              </w:rPr>
              <w:t> </w:t>
            </w:r>
            <w:r>
              <w:rPr>
                <w:b/>
                <w:bCs/>
              </w:rPr>
              <w:t>100%</w:t>
            </w:r>
          </w:p>
        </w:tc>
        <w:tc>
          <w:tcPr>
            <w:tcW w:w="784" w:type="dxa"/>
            <w:hideMark/>
          </w:tcPr>
          <w:p w14:paraId="41D19DCE" w14:textId="77777777" w:rsidR="008900F4" w:rsidRPr="005F3BAC" w:rsidRDefault="008900F4" w:rsidP="008900F4">
            <w:pPr>
              <w:rPr>
                <w:b/>
                <w:bCs/>
              </w:rPr>
            </w:pPr>
            <w:r w:rsidRPr="005F3BAC">
              <w:rPr>
                <w:b/>
                <w:bCs/>
              </w:rPr>
              <w:t> </w:t>
            </w:r>
          </w:p>
        </w:tc>
      </w:tr>
      <w:tr w:rsidR="008900F4" w:rsidRPr="005F3BAC" w14:paraId="208E274B" w14:textId="77777777" w:rsidTr="00EE293C">
        <w:trPr>
          <w:trHeight w:val="300"/>
        </w:trPr>
        <w:tc>
          <w:tcPr>
            <w:tcW w:w="962" w:type="dxa"/>
            <w:hideMark/>
          </w:tcPr>
          <w:p w14:paraId="08E15B02" w14:textId="77777777" w:rsidR="008900F4" w:rsidRPr="005F3BAC" w:rsidRDefault="008900F4" w:rsidP="008900F4">
            <w:pPr>
              <w:rPr>
                <w:b/>
                <w:bCs/>
              </w:rPr>
            </w:pPr>
            <w:r w:rsidRPr="005F3BAC">
              <w:rPr>
                <w:b/>
                <w:bCs/>
              </w:rPr>
              <w:t> </w:t>
            </w:r>
          </w:p>
        </w:tc>
        <w:tc>
          <w:tcPr>
            <w:tcW w:w="4520" w:type="dxa"/>
            <w:hideMark/>
          </w:tcPr>
          <w:p w14:paraId="486CFE45" w14:textId="77777777" w:rsidR="008900F4" w:rsidRPr="005F3BAC" w:rsidRDefault="008900F4" w:rsidP="008900F4">
            <w:pPr>
              <w:rPr>
                <w:b/>
                <w:bCs/>
              </w:rPr>
            </w:pPr>
            <w:r w:rsidRPr="005F3BAC">
              <w:rPr>
                <w:b/>
                <w:bCs/>
              </w:rPr>
              <w:t>1.1. Hiện trạng tổ chức</w:t>
            </w:r>
          </w:p>
        </w:tc>
        <w:tc>
          <w:tcPr>
            <w:tcW w:w="1027" w:type="dxa"/>
            <w:hideMark/>
          </w:tcPr>
          <w:p w14:paraId="18636CCB" w14:textId="77777777" w:rsidR="008900F4" w:rsidRPr="005F3BAC" w:rsidRDefault="008900F4" w:rsidP="008900F4">
            <w:pPr>
              <w:rPr>
                <w:b/>
                <w:bCs/>
              </w:rPr>
            </w:pPr>
            <w:r w:rsidRPr="005F3BAC">
              <w:rPr>
                <w:b/>
                <w:bCs/>
              </w:rPr>
              <w:t> </w:t>
            </w:r>
          </w:p>
        </w:tc>
        <w:tc>
          <w:tcPr>
            <w:tcW w:w="1079" w:type="dxa"/>
            <w:hideMark/>
          </w:tcPr>
          <w:p w14:paraId="3951656A" w14:textId="77777777" w:rsidR="008900F4" w:rsidRPr="005F3BAC" w:rsidRDefault="008900F4" w:rsidP="008900F4">
            <w:pPr>
              <w:rPr>
                <w:b/>
                <w:bCs/>
              </w:rPr>
            </w:pPr>
            <w:r w:rsidRPr="005F3BAC">
              <w:rPr>
                <w:b/>
                <w:bCs/>
              </w:rPr>
              <w:t> </w:t>
            </w:r>
          </w:p>
        </w:tc>
        <w:tc>
          <w:tcPr>
            <w:tcW w:w="978" w:type="dxa"/>
            <w:hideMark/>
          </w:tcPr>
          <w:p w14:paraId="02AC59CB" w14:textId="77777777" w:rsidR="008900F4" w:rsidRPr="005F3BAC" w:rsidRDefault="008900F4" w:rsidP="008900F4">
            <w:pPr>
              <w:rPr>
                <w:b/>
                <w:bCs/>
              </w:rPr>
            </w:pPr>
            <w:r w:rsidRPr="005F3BAC">
              <w:rPr>
                <w:b/>
                <w:bCs/>
              </w:rPr>
              <w:t> </w:t>
            </w:r>
          </w:p>
        </w:tc>
        <w:tc>
          <w:tcPr>
            <w:tcW w:w="784" w:type="dxa"/>
            <w:hideMark/>
          </w:tcPr>
          <w:p w14:paraId="28FD82C2" w14:textId="77777777" w:rsidR="008900F4" w:rsidRPr="005F3BAC" w:rsidRDefault="008900F4" w:rsidP="008900F4">
            <w:pPr>
              <w:rPr>
                <w:b/>
                <w:bCs/>
              </w:rPr>
            </w:pPr>
            <w:r w:rsidRPr="005F3BAC">
              <w:rPr>
                <w:b/>
                <w:bCs/>
              </w:rPr>
              <w:t> </w:t>
            </w:r>
          </w:p>
        </w:tc>
      </w:tr>
      <w:tr w:rsidR="008900F4" w:rsidRPr="005F3BAC" w14:paraId="6E9A8877" w14:textId="77777777" w:rsidTr="00EE293C">
        <w:trPr>
          <w:trHeight w:val="300"/>
        </w:trPr>
        <w:tc>
          <w:tcPr>
            <w:tcW w:w="962" w:type="dxa"/>
            <w:hideMark/>
          </w:tcPr>
          <w:p w14:paraId="0886386C" w14:textId="77777777" w:rsidR="008900F4" w:rsidRPr="005F3BAC" w:rsidRDefault="008900F4" w:rsidP="008900F4">
            <w:pPr>
              <w:rPr>
                <w:b/>
                <w:bCs/>
              </w:rPr>
            </w:pPr>
            <w:r w:rsidRPr="005F3BAC">
              <w:rPr>
                <w:b/>
                <w:bCs/>
              </w:rPr>
              <w:t> </w:t>
            </w:r>
          </w:p>
        </w:tc>
        <w:tc>
          <w:tcPr>
            <w:tcW w:w="4520" w:type="dxa"/>
            <w:hideMark/>
          </w:tcPr>
          <w:p w14:paraId="202F4859" w14:textId="77777777" w:rsidR="008900F4" w:rsidRPr="005F3BAC" w:rsidRDefault="008900F4" w:rsidP="008900F4">
            <w:pPr>
              <w:rPr>
                <w:b/>
                <w:bCs/>
              </w:rPr>
            </w:pPr>
            <w:r w:rsidRPr="005F3BAC">
              <w:rPr>
                <w:b/>
                <w:bCs/>
              </w:rPr>
              <w:t xml:space="preserve">1.2. </w:t>
            </w:r>
            <w:r w:rsidRPr="00446C19">
              <w:rPr>
                <w:b/>
                <w:bCs/>
              </w:rPr>
              <w:t>Hiện trạng nghiệp vụ</w:t>
            </w:r>
          </w:p>
        </w:tc>
        <w:tc>
          <w:tcPr>
            <w:tcW w:w="1027" w:type="dxa"/>
            <w:hideMark/>
          </w:tcPr>
          <w:p w14:paraId="50F75240" w14:textId="77777777" w:rsidR="008900F4" w:rsidRPr="005F3BAC" w:rsidRDefault="008900F4" w:rsidP="008900F4">
            <w:pPr>
              <w:rPr>
                <w:b/>
                <w:bCs/>
              </w:rPr>
            </w:pPr>
            <w:r w:rsidRPr="005F3BAC">
              <w:rPr>
                <w:b/>
                <w:bCs/>
              </w:rPr>
              <w:t> </w:t>
            </w:r>
          </w:p>
        </w:tc>
        <w:tc>
          <w:tcPr>
            <w:tcW w:w="1079" w:type="dxa"/>
            <w:hideMark/>
          </w:tcPr>
          <w:p w14:paraId="3B1B4BE0" w14:textId="77777777" w:rsidR="008900F4" w:rsidRPr="005F3BAC" w:rsidRDefault="008900F4" w:rsidP="008900F4">
            <w:pPr>
              <w:rPr>
                <w:b/>
                <w:bCs/>
              </w:rPr>
            </w:pPr>
            <w:r w:rsidRPr="005F3BAC">
              <w:rPr>
                <w:b/>
                <w:bCs/>
              </w:rPr>
              <w:t> </w:t>
            </w:r>
          </w:p>
        </w:tc>
        <w:tc>
          <w:tcPr>
            <w:tcW w:w="978" w:type="dxa"/>
            <w:hideMark/>
          </w:tcPr>
          <w:p w14:paraId="213A960F" w14:textId="77777777" w:rsidR="008900F4" w:rsidRPr="005F3BAC" w:rsidRDefault="008900F4" w:rsidP="008900F4">
            <w:pPr>
              <w:rPr>
                <w:b/>
                <w:bCs/>
              </w:rPr>
            </w:pPr>
            <w:r w:rsidRPr="005F3BAC">
              <w:rPr>
                <w:b/>
                <w:bCs/>
              </w:rPr>
              <w:t> </w:t>
            </w:r>
          </w:p>
        </w:tc>
        <w:tc>
          <w:tcPr>
            <w:tcW w:w="784" w:type="dxa"/>
            <w:hideMark/>
          </w:tcPr>
          <w:p w14:paraId="5F9B9470" w14:textId="77777777" w:rsidR="008900F4" w:rsidRPr="005F3BAC" w:rsidRDefault="008900F4" w:rsidP="008900F4">
            <w:pPr>
              <w:rPr>
                <w:b/>
                <w:bCs/>
              </w:rPr>
            </w:pPr>
            <w:r w:rsidRPr="005F3BAC">
              <w:rPr>
                <w:b/>
                <w:bCs/>
              </w:rPr>
              <w:t> </w:t>
            </w:r>
          </w:p>
        </w:tc>
      </w:tr>
      <w:tr w:rsidR="008900F4" w:rsidRPr="005F3BAC" w14:paraId="167FE0B4" w14:textId="77777777" w:rsidTr="00EE293C">
        <w:trPr>
          <w:trHeight w:val="300"/>
        </w:trPr>
        <w:tc>
          <w:tcPr>
            <w:tcW w:w="962" w:type="dxa"/>
            <w:hideMark/>
          </w:tcPr>
          <w:p w14:paraId="39724022" w14:textId="77777777" w:rsidR="008900F4" w:rsidRPr="005F3BAC" w:rsidRDefault="008900F4" w:rsidP="008900F4">
            <w:pPr>
              <w:rPr>
                <w:b/>
                <w:bCs/>
              </w:rPr>
            </w:pPr>
            <w:r w:rsidRPr="005F3BAC">
              <w:rPr>
                <w:b/>
                <w:bCs/>
              </w:rPr>
              <w:t> </w:t>
            </w:r>
          </w:p>
        </w:tc>
        <w:tc>
          <w:tcPr>
            <w:tcW w:w="4520" w:type="dxa"/>
            <w:hideMark/>
          </w:tcPr>
          <w:p w14:paraId="6F13186A" w14:textId="77777777" w:rsidR="008900F4" w:rsidRPr="005F3BAC" w:rsidRDefault="008900F4" w:rsidP="008900F4">
            <w:pPr>
              <w:rPr>
                <w:b/>
                <w:bCs/>
              </w:rPr>
            </w:pPr>
            <w:r w:rsidRPr="005F3BAC">
              <w:rPr>
                <w:b/>
                <w:bCs/>
              </w:rPr>
              <w:t xml:space="preserve">1.3. </w:t>
            </w:r>
            <w:r>
              <w:rPr>
                <w:b/>
                <w:bCs/>
              </w:rPr>
              <w:t>Hiện trạng tin học</w:t>
            </w:r>
          </w:p>
        </w:tc>
        <w:tc>
          <w:tcPr>
            <w:tcW w:w="1027" w:type="dxa"/>
            <w:hideMark/>
          </w:tcPr>
          <w:p w14:paraId="4A9C7FF6" w14:textId="77777777" w:rsidR="008900F4" w:rsidRPr="005F3BAC" w:rsidRDefault="008900F4" w:rsidP="008900F4">
            <w:pPr>
              <w:rPr>
                <w:b/>
                <w:bCs/>
              </w:rPr>
            </w:pPr>
            <w:r w:rsidRPr="005F3BAC">
              <w:rPr>
                <w:b/>
                <w:bCs/>
              </w:rPr>
              <w:t> </w:t>
            </w:r>
          </w:p>
        </w:tc>
        <w:tc>
          <w:tcPr>
            <w:tcW w:w="1079" w:type="dxa"/>
            <w:hideMark/>
          </w:tcPr>
          <w:p w14:paraId="70E5D81B" w14:textId="77777777" w:rsidR="008900F4" w:rsidRPr="005F3BAC" w:rsidRDefault="008900F4" w:rsidP="008900F4">
            <w:pPr>
              <w:rPr>
                <w:b/>
                <w:bCs/>
              </w:rPr>
            </w:pPr>
            <w:r w:rsidRPr="005F3BAC">
              <w:rPr>
                <w:b/>
                <w:bCs/>
              </w:rPr>
              <w:t> </w:t>
            </w:r>
          </w:p>
        </w:tc>
        <w:tc>
          <w:tcPr>
            <w:tcW w:w="978" w:type="dxa"/>
            <w:hideMark/>
          </w:tcPr>
          <w:p w14:paraId="3CA0788C" w14:textId="77777777" w:rsidR="008900F4" w:rsidRPr="005F3BAC" w:rsidRDefault="008900F4" w:rsidP="008900F4">
            <w:pPr>
              <w:rPr>
                <w:b/>
                <w:bCs/>
              </w:rPr>
            </w:pPr>
            <w:r w:rsidRPr="005F3BAC">
              <w:rPr>
                <w:b/>
                <w:bCs/>
              </w:rPr>
              <w:t> </w:t>
            </w:r>
          </w:p>
        </w:tc>
        <w:tc>
          <w:tcPr>
            <w:tcW w:w="784" w:type="dxa"/>
            <w:hideMark/>
          </w:tcPr>
          <w:p w14:paraId="733D6CB2" w14:textId="77777777" w:rsidR="008900F4" w:rsidRPr="005F3BAC" w:rsidRDefault="008900F4" w:rsidP="008900F4">
            <w:pPr>
              <w:rPr>
                <w:b/>
                <w:bCs/>
              </w:rPr>
            </w:pPr>
            <w:r w:rsidRPr="005F3BAC">
              <w:rPr>
                <w:b/>
                <w:bCs/>
              </w:rPr>
              <w:t> </w:t>
            </w:r>
          </w:p>
        </w:tc>
      </w:tr>
      <w:tr w:rsidR="008900F4" w:rsidRPr="005F3BAC" w14:paraId="2A80B77D" w14:textId="77777777" w:rsidTr="00EE293C">
        <w:trPr>
          <w:trHeight w:val="300"/>
        </w:trPr>
        <w:tc>
          <w:tcPr>
            <w:tcW w:w="962" w:type="dxa"/>
            <w:hideMark/>
          </w:tcPr>
          <w:p w14:paraId="42DC0C91" w14:textId="77777777" w:rsidR="008900F4" w:rsidRPr="005F3BAC" w:rsidRDefault="008900F4" w:rsidP="008900F4">
            <w:pPr>
              <w:rPr>
                <w:b/>
                <w:bCs/>
              </w:rPr>
            </w:pPr>
            <w:r w:rsidRPr="005F3BAC">
              <w:rPr>
                <w:b/>
                <w:bCs/>
              </w:rPr>
              <w:t> </w:t>
            </w:r>
          </w:p>
        </w:tc>
        <w:tc>
          <w:tcPr>
            <w:tcW w:w="4520" w:type="dxa"/>
            <w:hideMark/>
          </w:tcPr>
          <w:p w14:paraId="0EDAF2D7" w14:textId="77777777" w:rsidR="008900F4" w:rsidRPr="005F3BAC" w:rsidRDefault="008900F4" w:rsidP="008900F4">
            <w:pPr>
              <w:rPr>
                <w:b/>
                <w:bCs/>
              </w:rPr>
            </w:pPr>
            <w:r w:rsidRPr="005F3BAC">
              <w:rPr>
                <w:b/>
                <w:bCs/>
              </w:rPr>
              <w:t>Chương 2: Phân tích</w:t>
            </w:r>
          </w:p>
        </w:tc>
        <w:tc>
          <w:tcPr>
            <w:tcW w:w="1027" w:type="dxa"/>
            <w:hideMark/>
          </w:tcPr>
          <w:p w14:paraId="00A2E59F" w14:textId="77777777" w:rsidR="008900F4" w:rsidRPr="005F3BAC" w:rsidRDefault="008900F4" w:rsidP="008900F4">
            <w:pPr>
              <w:rPr>
                <w:b/>
                <w:bCs/>
              </w:rPr>
            </w:pPr>
            <w:r w:rsidRPr="005F3BAC">
              <w:rPr>
                <w:b/>
                <w:bCs/>
              </w:rPr>
              <w:t> </w:t>
            </w:r>
            <w:r>
              <w:rPr>
                <w:b/>
                <w:bCs/>
              </w:rPr>
              <w:t>14</w:t>
            </w:r>
          </w:p>
        </w:tc>
        <w:tc>
          <w:tcPr>
            <w:tcW w:w="1079" w:type="dxa"/>
            <w:hideMark/>
          </w:tcPr>
          <w:p w14:paraId="044FAB21" w14:textId="77777777" w:rsidR="008900F4" w:rsidRPr="005F3BAC" w:rsidRDefault="008900F4" w:rsidP="008900F4">
            <w:pPr>
              <w:rPr>
                <w:b/>
                <w:bCs/>
              </w:rPr>
            </w:pPr>
            <w:r w:rsidRPr="005F3BAC">
              <w:rPr>
                <w:b/>
                <w:bCs/>
              </w:rPr>
              <w:t> </w:t>
            </w:r>
            <w:r>
              <w:rPr>
                <w:b/>
                <w:bCs/>
              </w:rPr>
              <w:t>Cả nhóm</w:t>
            </w:r>
          </w:p>
        </w:tc>
        <w:tc>
          <w:tcPr>
            <w:tcW w:w="978" w:type="dxa"/>
            <w:hideMark/>
          </w:tcPr>
          <w:p w14:paraId="7F64C476" w14:textId="77777777" w:rsidR="008900F4" w:rsidRPr="005F3BAC" w:rsidRDefault="008900F4" w:rsidP="008900F4">
            <w:pPr>
              <w:rPr>
                <w:b/>
                <w:bCs/>
              </w:rPr>
            </w:pPr>
            <w:r w:rsidRPr="005F3BAC">
              <w:rPr>
                <w:b/>
                <w:bCs/>
              </w:rPr>
              <w:t> </w:t>
            </w:r>
            <w:r>
              <w:rPr>
                <w:b/>
                <w:bCs/>
              </w:rPr>
              <w:t>100%</w:t>
            </w:r>
          </w:p>
        </w:tc>
        <w:tc>
          <w:tcPr>
            <w:tcW w:w="784" w:type="dxa"/>
            <w:hideMark/>
          </w:tcPr>
          <w:p w14:paraId="57D1E666" w14:textId="77777777" w:rsidR="008900F4" w:rsidRPr="005F3BAC" w:rsidRDefault="008900F4" w:rsidP="008900F4">
            <w:pPr>
              <w:rPr>
                <w:b/>
                <w:bCs/>
              </w:rPr>
            </w:pPr>
            <w:r w:rsidRPr="005F3BAC">
              <w:rPr>
                <w:b/>
                <w:bCs/>
              </w:rPr>
              <w:t> </w:t>
            </w:r>
          </w:p>
        </w:tc>
      </w:tr>
      <w:tr w:rsidR="008900F4" w:rsidRPr="005F3BAC" w14:paraId="79F8CC7F" w14:textId="77777777" w:rsidTr="00EE293C">
        <w:trPr>
          <w:trHeight w:val="300"/>
        </w:trPr>
        <w:tc>
          <w:tcPr>
            <w:tcW w:w="962" w:type="dxa"/>
            <w:hideMark/>
          </w:tcPr>
          <w:p w14:paraId="270C077C" w14:textId="77777777" w:rsidR="008900F4" w:rsidRPr="005F3BAC" w:rsidRDefault="008900F4" w:rsidP="008900F4">
            <w:pPr>
              <w:rPr>
                <w:b/>
                <w:bCs/>
              </w:rPr>
            </w:pPr>
            <w:r w:rsidRPr="005F3BAC">
              <w:rPr>
                <w:b/>
                <w:bCs/>
              </w:rPr>
              <w:t> </w:t>
            </w:r>
          </w:p>
        </w:tc>
        <w:tc>
          <w:tcPr>
            <w:tcW w:w="4520" w:type="dxa"/>
            <w:hideMark/>
          </w:tcPr>
          <w:p w14:paraId="1387E80E" w14:textId="77777777" w:rsidR="008900F4" w:rsidRPr="005F3BAC" w:rsidRDefault="008900F4" w:rsidP="008900F4">
            <w:pPr>
              <w:rPr>
                <w:b/>
                <w:bCs/>
              </w:rPr>
            </w:pPr>
            <w:r w:rsidRPr="005F3BAC">
              <w:rPr>
                <w:b/>
                <w:bCs/>
              </w:rPr>
              <w:t>2.1.</w:t>
            </w:r>
            <w:r>
              <w:rPr>
                <w:b/>
                <w:bCs/>
              </w:rPr>
              <w:t xml:space="preserve"> Lược đồ phân rã chức năng FDD</w:t>
            </w:r>
          </w:p>
        </w:tc>
        <w:tc>
          <w:tcPr>
            <w:tcW w:w="1027" w:type="dxa"/>
            <w:hideMark/>
          </w:tcPr>
          <w:p w14:paraId="5FDE29EA" w14:textId="77777777" w:rsidR="008900F4" w:rsidRPr="005F3BAC" w:rsidRDefault="008900F4" w:rsidP="008900F4">
            <w:pPr>
              <w:rPr>
                <w:b/>
                <w:bCs/>
              </w:rPr>
            </w:pPr>
            <w:r w:rsidRPr="005F3BAC">
              <w:rPr>
                <w:b/>
                <w:bCs/>
              </w:rPr>
              <w:t> </w:t>
            </w:r>
          </w:p>
        </w:tc>
        <w:tc>
          <w:tcPr>
            <w:tcW w:w="1079" w:type="dxa"/>
            <w:hideMark/>
          </w:tcPr>
          <w:p w14:paraId="68FAE520" w14:textId="77777777" w:rsidR="008900F4" w:rsidRPr="005F3BAC" w:rsidRDefault="008900F4" w:rsidP="008900F4">
            <w:pPr>
              <w:rPr>
                <w:b/>
                <w:bCs/>
              </w:rPr>
            </w:pPr>
            <w:r w:rsidRPr="005F3BAC">
              <w:rPr>
                <w:b/>
                <w:bCs/>
              </w:rPr>
              <w:t> </w:t>
            </w:r>
          </w:p>
        </w:tc>
        <w:tc>
          <w:tcPr>
            <w:tcW w:w="978" w:type="dxa"/>
            <w:hideMark/>
          </w:tcPr>
          <w:p w14:paraId="7C34E4C6" w14:textId="77777777" w:rsidR="008900F4" w:rsidRPr="005F3BAC" w:rsidRDefault="008900F4" w:rsidP="008900F4">
            <w:pPr>
              <w:rPr>
                <w:b/>
                <w:bCs/>
              </w:rPr>
            </w:pPr>
            <w:r w:rsidRPr="005F3BAC">
              <w:rPr>
                <w:b/>
                <w:bCs/>
              </w:rPr>
              <w:t> </w:t>
            </w:r>
          </w:p>
        </w:tc>
        <w:tc>
          <w:tcPr>
            <w:tcW w:w="784" w:type="dxa"/>
            <w:hideMark/>
          </w:tcPr>
          <w:p w14:paraId="14396C34" w14:textId="77777777" w:rsidR="008900F4" w:rsidRPr="005F3BAC" w:rsidRDefault="008900F4" w:rsidP="008900F4">
            <w:pPr>
              <w:rPr>
                <w:b/>
                <w:bCs/>
              </w:rPr>
            </w:pPr>
            <w:r w:rsidRPr="005F3BAC">
              <w:rPr>
                <w:b/>
                <w:bCs/>
              </w:rPr>
              <w:t> </w:t>
            </w:r>
          </w:p>
        </w:tc>
      </w:tr>
      <w:tr w:rsidR="008900F4" w:rsidRPr="005F3BAC" w14:paraId="4EABF095" w14:textId="77777777" w:rsidTr="00EE293C">
        <w:trPr>
          <w:trHeight w:val="300"/>
        </w:trPr>
        <w:tc>
          <w:tcPr>
            <w:tcW w:w="962" w:type="dxa"/>
            <w:hideMark/>
          </w:tcPr>
          <w:p w14:paraId="58CA1A86" w14:textId="77777777" w:rsidR="008900F4" w:rsidRPr="005F3BAC" w:rsidRDefault="008900F4" w:rsidP="008900F4">
            <w:pPr>
              <w:rPr>
                <w:b/>
                <w:bCs/>
              </w:rPr>
            </w:pPr>
            <w:r w:rsidRPr="005F3BAC">
              <w:rPr>
                <w:b/>
                <w:bCs/>
              </w:rPr>
              <w:t> </w:t>
            </w:r>
          </w:p>
        </w:tc>
        <w:tc>
          <w:tcPr>
            <w:tcW w:w="4520" w:type="dxa"/>
            <w:hideMark/>
          </w:tcPr>
          <w:p w14:paraId="5C686038" w14:textId="77777777" w:rsidR="008900F4" w:rsidRPr="005F3BAC" w:rsidRDefault="008900F4" w:rsidP="008900F4">
            <w:pPr>
              <w:rPr>
                <w:b/>
                <w:bCs/>
              </w:rPr>
            </w:pPr>
            <w:r w:rsidRPr="005F3BAC">
              <w:rPr>
                <w:b/>
                <w:bCs/>
              </w:rPr>
              <w:t xml:space="preserve">2.2. </w:t>
            </w:r>
            <w:r>
              <w:rPr>
                <w:b/>
                <w:bCs/>
              </w:rPr>
              <w:t>Đặc tả mô hình hoá nghiệp vụ DFD</w:t>
            </w:r>
          </w:p>
        </w:tc>
        <w:tc>
          <w:tcPr>
            <w:tcW w:w="1027" w:type="dxa"/>
            <w:hideMark/>
          </w:tcPr>
          <w:p w14:paraId="2B402082" w14:textId="77777777" w:rsidR="008900F4" w:rsidRPr="005F3BAC" w:rsidRDefault="008900F4" w:rsidP="008900F4">
            <w:pPr>
              <w:rPr>
                <w:b/>
                <w:bCs/>
              </w:rPr>
            </w:pPr>
            <w:r w:rsidRPr="005F3BAC">
              <w:rPr>
                <w:b/>
                <w:bCs/>
              </w:rPr>
              <w:t> </w:t>
            </w:r>
          </w:p>
        </w:tc>
        <w:tc>
          <w:tcPr>
            <w:tcW w:w="1079" w:type="dxa"/>
            <w:hideMark/>
          </w:tcPr>
          <w:p w14:paraId="562BDEBC" w14:textId="77777777" w:rsidR="008900F4" w:rsidRPr="005F3BAC" w:rsidRDefault="008900F4" w:rsidP="008900F4">
            <w:pPr>
              <w:rPr>
                <w:b/>
                <w:bCs/>
              </w:rPr>
            </w:pPr>
            <w:r w:rsidRPr="005F3BAC">
              <w:rPr>
                <w:b/>
                <w:bCs/>
              </w:rPr>
              <w:t> </w:t>
            </w:r>
          </w:p>
        </w:tc>
        <w:tc>
          <w:tcPr>
            <w:tcW w:w="978" w:type="dxa"/>
            <w:hideMark/>
          </w:tcPr>
          <w:p w14:paraId="6C0CC562" w14:textId="77777777" w:rsidR="008900F4" w:rsidRPr="005F3BAC" w:rsidRDefault="008900F4" w:rsidP="008900F4">
            <w:pPr>
              <w:rPr>
                <w:b/>
                <w:bCs/>
              </w:rPr>
            </w:pPr>
            <w:r w:rsidRPr="005F3BAC">
              <w:rPr>
                <w:b/>
                <w:bCs/>
              </w:rPr>
              <w:t> </w:t>
            </w:r>
          </w:p>
        </w:tc>
        <w:tc>
          <w:tcPr>
            <w:tcW w:w="784" w:type="dxa"/>
            <w:hideMark/>
          </w:tcPr>
          <w:p w14:paraId="40FD40CE" w14:textId="77777777" w:rsidR="008900F4" w:rsidRPr="005F3BAC" w:rsidRDefault="008900F4" w:rsidP="008900F4">
            <w:pPr>
              <w:rPr>
                <w:b/>
                <w:bCs/>
              </w:rPr>
            </w:pPr>
            <w:r w:rsidRPr="005F3BAC">
              <w:rPr>
                <w:b/>
                <w:bCs/>
              </w:rPr>
              <w:t> </w:t>
            </w:r>
          </w:p>
        </w:tc>
      </w:tr>
      <w:tr w:rsidR="008900F4" w:rsidRPr="005F3BAC" w14:paraId="40AC02E7" w14:textId="77777777" w:rsidTr="00EE293C">
        <w:trPr>
          <w:trHeight w:val="300"/>
        </w:trPr>
        <w:tc>
          <w:tcPr>
            <w:tcW w:w="962" w:type="dxa"/>
            <w:hideMark/>
          </w:tcPr>
          <w:p w14:paraId="3539647D" w14:textId="77777777" w:rsidR="008900F4" w:rsidRPr="005F3BAC" w:rsidRDefault="008900F4" w:rsidP="008900F4">
            <w:pPr>
              <w:rPr>
                <w:b/>
                <w:bCs/>
              </w:rPr>
            </w:pPr>
            <w:r w:rsidRPr="005F3BAC">
              <w:rPr>
                <w:b/>
                <w:bCs/>
              </w:rPr>
              <w:t> </w:t>
            </w:r>
          </w:p>
        </w:tc>
        <w:tc>
          <w:tcPr>
            <w:tcW w:w="4520" w:type="dxa"/>
            <w:hideMark/>
          </w:tcPr>
          <w:p w14:paraId="75D0D983" w14:textId="77777777" w:rsidR="008900F4" w:rsidRPr="005F3BAC" w:rsidRDefault="008900F4" w:rsidP="008900F4">
            <w:pPr>
              <w:rPr>
                <w:b/>
                <w:bCs/>
              </w:rPr>
            </w:pPr>
            <w:r w:rsidRPr="005F3BAC">
              <w:rPr>
                <w:b/>
                <w:bCs/>
              </w:rPr>
              <w:t>2.3.</w:t>
            </w:r>
            <w:r>
              <w:rPr>
                <w:b/>
                <w:bCs/>
              </w:rPr>
              <w:t xml:space="preserve"> Mô hình hoá dữ liệu ERD</w:t>
            </w:r>
          </w:p>
        </w:tc>
        <w:tc>
          <w:tcPr>
            <w:tcW w:w="1027" w:type="dxa"/>
            <w:hideMark/>
          </w:tcPr>
          <w:p w14:paraId="68356914" w14:textId="77777777" w:rsidR="008900F4" w:rsidRPr="005F3BAC" w:rsidRDefault="008900F4" w:rsidP="008900F4">
            <w:pPr>
              <w:rPr>
                <w:b/>
                <w:bCs/>
              </w:rPr>
            </w:pPr>
            <w:r w:rsidRPr="005F3BAC">
              <w:rPr>
                <w:b/>
                <w:bCs/>
              </w:rPr>
              <w:t> </w:t>
            </w:r>
          </w:p>
        </w:tc>
        <w:tc>
          <w:tcPr>
            <w:tcW w:w="1079" w:type="dxa"/>
            <w:hideMark/>
          </w:tcPr>
          <w:p w14:paraId="640D1315" w14:textId="77777777" w:rsidR="008900F4" w:rsidRPr="005F3BAC" w:rsidRDefault="008900F4" w:rsidP="008900F4">
            <w:pPr>
              <w:rPr>
                <w:b/>
                <w:bCs/>
              </w:rPr>
            </w:pPr>
            <w:r w:rsidRPr="005F3BAC">
              <w:rPr>
                <w:b/>
                <w:bCs/>
              </w:rPr>
              <w:t> </w:t>
            </w:r>
          </w:p>
        </w:tc>
        <w:tc>
          <w:tcPr>
            <w:tcW w:w="978" w:type="dxa"/>
            <w:hideMark/>
          </w:tcPr>
          <w:p w14:paraId="64A1FF44" w14:textId="77777777" w:rsidR="008900F4" w:rsidRPr="005F3BAC" w:rsidRDefault="008900F4" w:rsidP="008900F4">
            <w:pPr>
              <w:rPr>
                <w:b/>
                <w:bCs/>
              </w:rPr>
            </w:pPr>
            <w:r w:rsidRPr="005F3BAC">
              <w:rPr>
                <w:b/>
                <w:bCs/>
              </w:rPr>
              <w:t> </w:t>
            </w:r>
          </w:p>
        </w:tc>
        <w:tc>
          <w:tcPr>
            <w:tcW w:w="784" w:type="dxa"/>
            <w:hideMark/>
          </w:tcPr>
          <w:p w14:paraId="35CAD076" w14:textId="77777777" w:rsidR="008900F4" w:rsidRPr="005F3BAC" w:rsidRDefault="008900F4" w:rsidP="008900F4">
            <w:pPr>
              <w:rPr>
                <w:b/>
                <w:bCs/>
              </w:rPr>
            </w:pPr>
            <w:r w:rsidRPr="005F3BAC">
              <w:rPr>
                <w:b/>
                <w:bCs/>
              </w:rPr>
              <w:t> </w:t>
            </w:r>
          </w:p>
        </w:tc>
      </w:tr>
      <w:tr w:rsidR="008900F4" w:rsidRPr="005F3BAC" w14:paraId="485C7EA1" w14:textId="77777777" w:rsidTr="00EE293C">
        <w:trPr>
          <w:trHeight w:val="300"/>
        </w:trPr>
        <w:tc>
          <w:tcPr>
            <w:tcW w:w="962" w:type="dxa"/>
          </w:tcPr>
          <w:p w14:paraId="21F82F10" w14:textId="77777777" w:rsidR="008900F4" w:rsidRPr="005F3BAC" w:rsidRDefault="008900F4" w:rsidP="008900F4">
            <w:pPr>
              <w:rPr>
                <w:b/>
                <w:bCs/>
              </w:rPr>
            </w:pPr>
          </w:p>
        </w:tc>
        <w:tc>
          <w:tcPr>
            <w:tcW w:w="4520" w:type="dxa"/>
          </w:tcPr>
          <w:p w14:paraId="493235CE" w14:textId="77777777" w:rsidR="008900F4" w:rsidRPr="005F3BAC" w:rsidRDefault="008900F4" w:rsidP="008900F4">
            <w:pPr>
              <w:rPr>
                <w:b/>
                <w:bCs/>
              </w:rPr>
            </w:pPr>
            <w:r>
              <w:rPr>
                <w:b/>
                <w:bCs/>
              </w:rPr>
              <w:t>2.4. Sơ đồ lớp mức phân tích ( Class Diagram )</w:t>
            </w:r>
          </w:p>
        </w:tc>
        <w:tc>
          <w:tcPr>
            <w:tcW w:w="1027" w:type="dxa"/>
          </w:tcPr>
          <w:p w14:paraId="2646F422" w14:textId="77777777" w:rsidR="008900F4" w:rsidRPr="005F3BAC" w:rsidRDefault="008900F4" w:rsidP="008900F4">
            <w:pPr>
              <w:rPr>
                <w:b/>
                <w:bCs/>
              </w:rPr>
            </w:pPr>
          </w:p>
        </w:tc>
        <w:tc>
          <w:tcPr>
            <w:tcW w:w="1079" w:type="dxa"/>
          </w:tcPr>
          <w:p w14:paraId="0B107D18" w14:textId="77777777" w:rsidR="008900F4" w:rsidRPr="005F3BAC" w:rsidRDefault="008900F4" w:rsidP="008900F4">
            <w:pPr>
              <w:rPr>
                <w:b/>
                <w:bCs/>
              </w:rPr>
            </w:pPr>
          </w:p>
        </w:tc>
        <w:tc>
          <w:tcPr>
            <w:tcW w:w="978" w:type="dxa"/>
          </w:tcPr>
          <w:p w14:paraId="129BB2CD" w14:textId="77777777" w:rsidR="008900F4" w:rsidRPr="005F3BAC" w:rsidRDefault="008900F4" w:rsidP="008900F4">
            <w:pPr>
              <w:rPr>
                <w:b/>
                <w:bCs/>
              </w:rPr>
            </w:pPr>
          </w:p>
        </w:tc>
        <w:tc>
          <w:tcPr>
            <w:tcW w:w="784" w:type="dxa"/>
          </w:tcPr>
          <w:p w14:paraId="7A2714F9" w14:textId="77777777" w:rsidR="008900F4" w:rsidRPr="005F3BAC" w:rsidRDefault="008900F4" w:rsidP="008900F4">
            <w:pPr>
              <w:rPr>
                <w:b/>
                <w:bCs/>
              </w:rPr>
            </w:pPr>
          </w:p>
        </w:tc>
      </w:tr>
      <w:tr w:rsidR="008900F4" w:rsidRPr="005F3BAC" w14:paraId="07FCAF09" w14:textId="77777777" w:rsidTr="00EE293C">
        <w:trPr>
          <w:trHeight w:val="300"/>
        </w:trPr>
        <w:tc>
          <w:tcPr>
            <w:tcW w:w="962" w:type="dxa"/>
            <w:hideMark/>
          </w:tcPr>
          <w:p w14:paraId="1F72CF2A" w14:textId="77777777" w:rsidR="008900F4" w:rsidRPr="005F3BAC" w:rsidRDefault="008900F4" w:rsidP="008900F4">
            <w:pPr>
              <w:rPr>
                <w:b/>
                <w:bCs/>
              </w:rPr>
            </w:pPr>
            <w:r w:rsidRPr="005F3BAC">
              <w:rPr>
                <w:b/>
                <w:bCs/>
              </w:rPr>
              <w:t> </w:t>
            </w:r>
          </w:p>
        </w:tc>
        <w:tc>
          <w:tcPr>
            <w:tcW w:w="4520" w:type="dxa"/>
            <w:hideMark/>
          </w:tcPr>
          <w:p w14:paraId="12824E96" w14:textId="77777777" w:rsidR="008900F4" w:rsidRPr="005F3BAC" w:rsidRDefault="008900F4" w:rsidP="008900F4">
            <w:pPr>
              <w:rPr>
                <w:b/>
                <w:bCs/>
              </w:rPr>
            </w:pPr>
            <w:r w:rsidRPr="005F3BAC">
              <w:rPr>
                <w:b/>
                <w:bCs/>
              </w:rPr>
              <w:t>Chương 3: Thiết kế</w:t>
            </w:r>
          </w:p>
        </w:tc>
        <w:tc>
          <w:tcPr>
            <w:tcW w:w="1027" w:type="dxa"/>
            <w:hideMark/>
          </w:tcPr>
          <w:p w14:paraId="2C0D792E" w14:textId="77777777" w:rsidR="008900F4" w:rsidRPr="005F3BAC" w:rsidRDefault="008900F4" w:rsidP="008900F4">
            <w:pPr>
              <w:rPr>
                <w:b/>
                <w:bCs/>
              </w:rPr>
            </w:pPr>
            <w:r w:rsidRPr="005F3BAC">
              <w:rPr>
                <w:b/>
                <w:bCs/>
              </w:rPr>
              <w:t> </w:t>
            </w:r>
            <w:r>
              <w:rPr>
                <w:b/>
                <w:bCs/>
              </w:rPr>
              <w:t>14</w:t>
            </w:r>
          </w:p>
        </w:tc>
        <w:tc>
          <w:tcPr>
            <w:tcW w:w="1079" w:type="dxa"/>
            <w:hideMark/>
          </w:tcPr>
          <w:p w14:paraId="1BEEA564" w14:textId="4E8575EB" w:rsidR="008900F4" w:rsidRPr="005F3BAC" w:rsidRDefault="008900F4" w:rsidP="008900F4">
            <w:pPr>
              <w:rPr>
                <w:b/>
                <w:bCs/>
              </w:rPr>
            </w:pPr>
            <w:r>
              <w:rPr>
                <w:b/>
                <w:bCs/>
              </w:rPr>
              <w:t>Khánh</w:t>
            </w:r>
          </w:p>
        </w:tc>
        <w:tc>
          <w:tcPr>
            <w:tcW w:w="978" w:type="dxa"/>
            <w:hideMark/>
          </w:tcPr>
          <w:p w14:paraId="2D4BB257" w14:textId="2BE7B6E8" w:rsidR="008900F4" w:rsidRPr="005F3BAC" w:rsidRDefault="008900F4" w:rsidP="008900F4">
            <w:pPr>
              <w:rPr>
                <w:b/>
                <w:bCs/>
              </w:rPr>
            </w:pPr>
            <w:r w:rsidRPr="005F3BAC">
              <w:rPr>
                <w:b/>
                <w:bCs/>
              </w:rPr>
              <w:t> </w:t>
            </w:r>
            <w:r>
              <w:rPr>
                <w:b/>
                <w:bCs/>
              </w:rPr>
              <w:t>50%</w:t>
            </w:r>
          </w:p>
        </w:tc>
        <w:tc>
          <w:tcPr>
            <w:tcW w:w="784" w:type="dxa"/>
            <w:hideMark/>
          </w:tcPr>
          <w:p w14:paraId="4C05723F" w14:textId="77777777" w:rsidR="008900F4" w:rsidRPr="005F3BAC" w:rsidRDefault="008900F4" w:rsidP="008900F4">
            <w:pPr>
              <w:rPr>
                <w:b/>
                <w:bCs/>
              </w:rPr>
            </w:pPr>
            <w:r w:rsidRPr="005F3BAC">
              <w:rPr>
                <w:b/>
                <w:bCs/>
              </w:rPr>
              <w:t> </w:t>
            </w:r>
          </w:p>
        </w:tc>
      </w:tr>
      <w:tr w:rsidR="008900F4" w:rsidRPr="005F3BAC" w14:paraId="5BC91082" w14:textId="77777777" w:rsidTr="00EE293C">
        <w:trPr>
          <w:trHeight w:val="300"/>
        </w:trPr>
        <w:tc>
          <w:tcPr>
            <w:tcW w:w="962" w:type="dxa"/>
            <w:hideMark/>
          </w:tcPr>
          <w:p w14:paraId="03D39F13" w14:textId="77777777" w:rsidR="008900F4" w:rsidRPr="005F3BAC" w:rsidRDefault="008900F4" w:rsidP="008900F4">
            <w:pPr>
              <w:rPr>
                <w:b/>
                <w:bCs/>
              </w:rPr>
            </w:pPr>
            <w:r w:rsidRPr="005F3BAC">
              <w:rPr>
                <w:b/>
                <w:bCs/>
              </w:rPr>
              <w:t> </w:t>
            </w:r>
          </w:p>
        </w:tc>
        <w:tc>
          <w:tcPr>
            <w:tcW w:w="4520" w:type="dxa"/>
            <w:hideMark/>
          </w:tcPr>
          <w:p w14:paraId="688A5538" w14:textId="77777777" w:rsidR="008900F4" w:rsidRPr="005F3BAC" w:rsidRDefault="008900F4" w:rsidP="008900F4">
            <w:pPr>
              <w:rPr>
                <w:b/>
                <w:bCs/>
              </w:rPr>
            </w:pPr>
            <w:r w:rsidRPr="005F3BAC">
              <w:rPr>
                <w:b/>
                <w:bCs/>
              </w:rPr>
              <w:t>3.1.</w:t>
            </w:r>
            <w:r>
              <w:rPr>
                <w:b/>
                <w:bCs/>
              </w:rPr>
              <w:t xml:space="preserve"> Thiết kế kiến trúc</w:t>
            </w:r>
          </w:p>
        </w:tc>
        <w:tc>
          <w:tcPr>
            <w:tcW w:w="1027" w:type="dxa"/>
            <w:hideMark/>
          </w:tcPr>
          <w:p w14:paraId="1DF443D3" w14:textId="77777777" w:rsidR="008900F4" w:rsidRPr="005F3BAC" w:rsidRDefault="008900F4" w:rsidP="008900F4">
            <w:pPr>
              <w:rPr>
                <w:b/>
                <w:bCs/>
              </w:rPr>
            </w:pPr>
            <w:r w:rsidRPr="005F3BAC">
              <w:rPr>
                <w:b/>
                <w:bCs/>
              </w:rPr>
              <w:t> </w:t>
            </w:r>
          </w:p>
        </w:tc>
        <w:tc>
          <w:tcPr>
            <w:tcW w:w="1079" w:type="dxa"/>
            <w:hideMark/>
          </w:tcPr>
          <w:p w14:paraId="3EDAC082" w14:textId="77777777" w:rsidR="008900F4" w:rsidRPr="005F3BAC" w:rsidRDefault="008900F4" w:rsidP="008900F4">
            <w:pPr>
              <w:rPr>
                <w:b/>
                <w:bCs/>
              </w:rPr>
            </w:pPr>
            <w:r w:rsidRPr="005F3BAC">
              <w:rPr>
                <w:b/>
                <w:bCs/>
              </w:rPr>
              <w:t> </w:t>
            </w:r>
          </w:p>
        </w:tc>
        <w:tc>
          <w:tcPr>
            <w:tcW w:w="978" w:type="dxa"/>
            <w:hideMark/>
          </w:tcPr>
          <w:p w14:paraId="6918004F" w14:textId="77777777" w:rsidR="008900F4" w:rsidRPr="005F3BAC" w:rsidRDefault="008900F4" w:rsidP="008900F4">
            <w:pPr>
              <w:rPr>
                <w:b/>
                <w:bCs/>
              </w:rPr>
            </w:pPr>
            <w:r w:rsidRPr="005F3BAC">
              <w:rPr>
                <w:b/>
                <w:bCs/>
              </w:rPr>
              <w:t> </w:t>
            </w:r>
          </w:p>
        </w:tc>
        <w:tc>
          <w:tcPr>
            <w:tcW w:w="784" w:type="dxa"/>
            <w:hideMark/>
          </w:tcPr>
          <w:p w14:paraId="58D0C2AB" w14:textId="77777777" w:rsidR="008900F4" w:rsidRPr="005F3BAC" w:rsidRDefault="008900F4" w:rsidP="008900F4">
            <w:pPr>
              <w:rPr>
                <w:b/>
                <w:bCs/>
              </w:rPr>
            </w:pPr>
            <w:r w:rsidRPr="005F3BAC">
              <w:rPr>
                <w:b/>
                <w:bCs/>
              </w:rPr>
              <w:t> </w:t>
            </w:r>
          </w:p>
        </w:tc>
      </w:tr>
      <w:tr w:rsidR="008900F4" w:rsidRPr="005F3BAC" w14:paraId="7C09766F" w14:textId="77777777" w:rsidTr="00EE293C">
        <w:trPr>
          <w:trHeight w:val="300"/>
        </w:trPr>
        <w:tc>
          <w:tcPr>
            <w:tcW w:w="962" w:type="dxa"/>
            <w:hideMark/>
          </w:tcPr>
          <w:p w14:paraId="4B8B24C4" w14:textId="77777777" w:rsidR="008900F4" w:rsidRPr="005F3BAC" w:rsidRDefault="008900F4" w:rsidP="008900F4">
            <w:pPr>
              <w:rPr>
                <w:b/>
                <w:bCs/>
              </w:rPr>
            </w:pPr>
            <w:r w:rsidRPr="005F3BAC">
              <w:rPr>
                <w:b/>
                <w:bCs/>
              </w:rPr>
              <w:t> </w:t>
            </w:r>
          </w:p>
        </w:tc>
        <w:tc>
          <w:tcPr>
            <w:tcW w:w="4520" w:type="dxa"/>
            <w:hideMark/>
          </w:tcPr>
          <w:p w14:paraId="340E4F5E" w14:textId="77777777" w:rsidR="008900F4" w:rsidRPr="005F3BAC" w:rsidRDefault="008900F4" w:rsidP="008900F4">
            <w:pPr>
              <w:rPr>
                <w:b/>
                <w:bCs/>
              </w:rPr>
            </w:pPr>
            <w:r w:rsidRPr="005F3BAC">
              <w:rPr>
                <w:b/>
                <w:bCs/>
              </w:rPr>
              <w:t>3.2.</w:t>
            </w:r>
            <w:r>
              <w:rPr>
                <w:b/>
                <w:bCs/>
              </w:rPr>
              <w:t xml:space="preserve"> Thiết kế lớp – sơ đồ lớp mức thiết kế</w:t>
            </w:r>
          </w:p>
        </w:tc>
        <w:tc>
          <w:tcPr>
            <w:tcW w:w="1027" w:type="dxa"/>
            <w:hideMark/>
          </w:tcPr>
          <w:p w14:paraId="24078CA9" w14:textId="77777777" w:rsidR="008900F4" w:rsidRPr="005F3BAC" w:rsidRDefault="008900F4" w:rsidP="008900F4">
            <w:pPr>
              <w:rPr>
                <w:b/>
                <w:bCs/>
              </w:rPr>
            </w:pPr>
            <w:r w:rsidRPr="005F3BAC">
              <w:rPr>
                <w:b/>
                <w:bCs/>
              </w:rPr>
              <w:t> </w:t>
            </w:r>
          </w:p>
        </w:tc>
        <w:tc>
          <w:tcPr>
            <w:tcW w:w="1079" w:type="dxa"/>
            <w:hideMark/>
          </w:tcPr>
          <w:p w14:paraId="50ABFC1F" w14:textId="77777777" w:rsidR="008900F4" w:rsidRPr="005F3BAC" w:rsidRDefault="008900F4" w:rsidP="008900F4">
            <w:pPr>
              <w:rPr>
                <w:b/>
                <w:bCs/>
              </w:rPr>
            </w:pPr>
            <w:r w:rsidRPr="005F3BAC">
              <w:rPr>
                <w:b/>
                <w:bCs/>
              </w:rPr>
              <w:t> </w:t>
            </w:r>
          </w:p>
        </w:tc>
        <w:tc>
          <w:tcPr>
            <w:tcW w:w="978" w:type="dxa"/>
            <w:hideMark/>
          </w:tcPr>
          <w:p w14:paraId="70F40B19" w14:textId="77777777" w:rsidR="008900F4" w:rsidRPr="005F3BAC" w:rsidRDefault="008900F4" w:rsidP="008900F4">
            <w:pPr>
              <w:rPr>
                <w:b/>
                <w:bCs/>
              </w:rPr>
            </w:pPr>
            <w:r w:rsidRPr="005F3BAC">
              <w:rPr>
                <w:b/>
                <w:bCs/>
              </w:rPr>
              <w:t> </w:t>
            </w:r>
          </w:p>
        </w:tc>
        <w:tc>
          <w:tcPr>
            <w:tcW w:w="784" w:type="dxa"/>
            <w:hideMark/>
          </w:tcPr>
          <w:p w14:paraId="5D5AB61E" w14:textId="77777777" w:rsidR="008900F4" w:rsidRPr="005F3BAC" w:rsidRDefault="008900F4" w:rsidP="008900F4">
            <w:pPr>
              <w:rPr>
                <w:b/>
                <w:bCs/>
              </w:rPr>
            </w:pPr>
            <w:r w:rsidRPr="005F3BAC">
              <w:rPr>
                <w:b/>
                <w:bCs/>
              </w:rPr>
              <w:t> </w:t>
            </w:r>
          </w:p>
        </w:tc>
      </w:tr>
      <w:tr w:rsidR="008900F4" w:rsidRPr="005F3BAC" w14:paraId="7A691007" w14:textId="77777777" w:rsidTr="00EE293C">
        <w:trPr>
          <w:trHeight w:val="300"/>
        </w:trPr>
        <w:tc>
          <w:tcPr>
            <w:tcW w:w="962" w:type="dxa"/>
            <w:hideMark/>
          </w:tcPr>
          <w:p w14:paraId="121182DA" w14:textId="77777777" w:rsidR="008900F4" w:rsidRPr="005F3BAC" w:rsidRDefault="008900F4" w:rsidP="008900F4">
            <w:pPr>
              <w:rPr>
                <w:b/>
                <w:bCs/>
              </w:rPr>
            </w:pPr>
            <w:r w:rsidRPr="005F3BAC">
              <w:rPr>
                <w:b/>
                <w:bCs/>
              </w:rPr>
              <w:t> </w:t>
            </w:r>
          </w:p>
        </w:tc>
        <w:tc>
          <w:tcPr>
            <w:tcW w:w="4520" w:type="dxa"/>
            <w:hideMark/>
          </w:tcPr>
          <w:p w14:paraId="44D5A8DB" w14:textId="77777777" w:rsidR="008900F4" w:rsidRPr="005F3BAC" w:rsidRDefault="008900F4" w:rsidP="008900F4">
            <w:pPr>
              <w:rPr>
                <w:b/>
                <w:bCs/>
              </w:rPr>
            </w:pPr>
            <w:r w:rsidRPr="005F3BAC">
              <w:rPr>
                <w:b/>
                <w:bCs/>
              </w:rPr>
              <w:t>3.3.</w:t>
            </w:r>
            <w:r>
              <w:rPr>
                <w:b/>
                <w:bCs/>
              </w:rPr>
              <w:t xml:space="preserve"> Thiết kế lớp – sơ đồ lớp mức thiết kế</w:t>
            </w:r>
          </w:p>
        </w:tc>
        <w:tc>
          <w:tcPr>
            <w:tcW w:w="1027" w:type="dxa"/>
            <w:hideMark/>
          </w:tcPr>
          <w:p w14:paraId="53BBB439" w14:textId="77777777" w:rsidR="008900F4" w:rsidRPr="005F3BAC" w:rsidRDefault="008900F4" w:rsidP="008900F4">
            <w:pPr>
              <w:rPr>
                <w:b/>
                <w:bCs/>
              </w:rPr>
            </w:pPr>
            <w:r w:rsidRPr="005F3BAC">
              <w:rPr>
                <w:b/>
                <w:bCs/>
              </w:rPr>
              <w:t> </w:t>
            </w:r>
          </w:p>
        </w:tc>
        <w:tc>
          <w:tcPr>
            <w:tcW w:w="1079" w:type="dxa"/>
            <w:hideMark/>
          </w:tcPr>
          <w:p w14:paraId="62FDC04D" w14:textId="77777777" w:rsidR="008900F4" w:rsidRPr="005F3BAC" w:rsidRDefault="008900F4" w:rsidP="008900F4">
            <w:pPr>
              <w:rPr>
                <w:b/>
                <w:bCs/>
              </w:rPr>
            </w:pPr>
            <w:r w:rsidRPr="005F3BAC">
              <w:rPr>
                <w:b/>
                <w:bCs/>
              </w:rPr>
              <w:t> </w:t>
            </w:r>
          </w:p>
        </w:tc>
        <w:tc>
          <w:tcPr>
            <w:tcW w:w="978" w:type="dxa"/>
            <w:hideMark/>
          </w:tcPr>
          <w:p w14:paraId="3BC742C2" w14:textId="77777777" w:rsidR="008900F4" w:rsidRPr="005F3BAC" w:rsidRDefault="008900F4" w:rsidP="008900F4">
            <w:pPr>
              <w:rPr>
                <w:b/>
                <w:bCs/>
              </w:rPr>
            </w:pPr>
            <w:r w:rsidRPr="005F3BAC">
              <w:rPr>
                <w:b/>
                <w:bCs/>
              </w:rPr>
              <w:t> </w:t>
            </w:r>
          </w:p>
        </w:tc>
        <w:tc>
          <w:tcPr>
            <w:tcW w:w="784" w:type="dxa"/>
            <w:hideMark/>
          </w:tcPr>
          <w:p w14:paraId="6658DED2" w14:textId="77777777" w:rsidR="008900F4" w:rsidRPr="005F3BAC" w:rsidRDefault="008900F4" w:rsidP="008900F4">
            <w:pPr>
              <w:rPr>
                <w:b/>
                <w:bCs/>
              </w:rPr>
            </w:pPr>
            <w:r w:rsidRPr="005F3BAC">
              <w:rPr>
                <w:b/>
                <w:bCs/>
              </w:rPr>
              <w:t> </w:t>
            </w:r>
          </w:p>
        </w:tc>
      </w:tr>
      <w:tr w:rsidR="008900F4" w:rsidRPr="005F3BAC" w14:paraId="738D747D" w14:textId="77777777" w:rsidTr="00EE293C">
        <w:trPr>
          <w:trHeight w:val="300"/>
        </w:trPr>
        <w:tc>
          <w:tcPr>
            <w:tcW w:w="962" w:type="dxa"/>
            <w:hideMark/>
          </w:tcPr>
          <w:p w14:paraId="2B98D268" w14:textId="77777777" w:rsidR="008900F4" w:rsidRPr="005F3BAC" w:rsidRDefault="008900F4" w:rsidP="008900F4">
            <w:pPr>
              <w:rPr>
                <w:b/>
                <w:bCs/>
              </w:rPr>
            </w:pPr>
            <w:r w:rsidRPr="005F3BAC">
              <w:rPr>
                <w:b/>
                <w:bCs/>
              </w:rPr>
              <w:t> </w:t>
            </w:r>
          </w:p>
        </w:tc>
        <w:tc>
          <w:tcPr>
            <w:tcW w:w="4520" w:type="dxa"/>
            <w:hideMark/>
          </w:tcPr>
          <w:p w14:paraId="20CCAEFC" w14:textId="77777777" w:rsidR="008900F4" w:rsidRPr="005F3BAC" w:rsidRDefault="008900F4" w:rsidP="008900F4">
            <w:pPr>
              <w:rPr>
                <w:b/>
                <w:bCs/>
              </w:rPr>
            </w:pPr>
            <w:r w:rsidRPr="005F3BAC">
              <w:rPr>
                <w:b/>
                <w:bCs/>
              </w:rPr>
              <w:t>3.4</w:t>
            </w:r>
            <w:r>
              <w:rPr>
                <w:b/>
                <w:bCs/>
              </w:rPr>
              <w:t xml:space="preserve"> Thiết kế dữ liệu (RD)</w:t>
            </w:r>
          </w:p>
        </w:tc>
        <w:tc>
          <w:tcPr>
            <w:tcW w:w="1027" w:type="dxa"/>
            <w:hideMark/>
          </w:tcPr>
          <w:p w14:paraId="6761ACCC" w14:textId="77777777" w:rsidR="008900F4" w:rsidRPr="005F3BAC" w:rsidRDefault="008900F4" w:rsidP="008900F4">
            <w:pPr>
              <w:rPr>
                <w:b/>
                <w:bCs/>
              </w:rPr>
            </w:pPr>
            <w:r w:rsidRPr="005F3BAC">
              <w:rPr>
                <w:b/>
                <w:bCs/>
              </w:rPr>
              <w:t> </w:t>
            </w:r>
          </w:p>
        </w:tc>
        <w:tc>
          <w:tcPr>
            <w:tcW w:w="1079" w:type="dxa"/>
            <w:hideMark/>
          </w:tcPr>
          <w:p w14:paraId="292EF13E" w14:textId="77777777" w:rsidR="008900F4" w:rsidRPr="005F3BAC" w:rsidRDefault="008900F4" w:rsidP="008900F4">
            <w:pPr>
              <w:rPr>
                <w:b/>
                <w:bCs/>
              </w:rPr>
            </w:pPr>
            <w:r w:rsidRPr="005F3BAC">
              <w:rPr>
                <w:b/>
                <w:bCs/>
              </w:rPr>
              <w:t> </w:t>
            </w:r>
          </w:p>
        </w:tc>
        <w:tc>
          <w:tcPr>
            <w:tcW w:w="978" w:type="dxa"/>
            <w:hideMark/>
          </w:tcPr>
          <w:p w14:paraId="08E996EB" w14:textId="77777777" w:rsidR="008900F4" w:rsidRPr="005F3BAC" w:rsidRDefault="008900F4" w:rsidP="008900F4">
            <w:pPr>
              <w:rPr>
                <w:b/>
                <w:bCs/>
              </w:rPr>
            </w:pPr>
            <w:r w:rsidRPr="005F3BAC">
              <w:rPr>
                <w:b/>
                <w:bCs/>
              </w:rPr>
              <w:t> </w:t>
            </w:r>
          </w:p>
        </w:tc>
        <w:tc>
          <w:tcPr>
            <w:tcW w:w="784" w:type="dxa"/>
            <w:hideMark/>
          </w:tcPr>
          <w:p w14:paraId="044F5C1D" w14:textId="77777777" w:rsidR="008900F4" w:rsidRPr="005F3BAC" w:rsidRDefault="008900F4" w:rsidP="008900F4">
            <w:pPr>
              <w:rPr>
                <w:b/>
                <w:bCs/>
              </w:rPr>
            </w:pPr>
            <w:r w:rsidRPr="005F3BAC">
              <w:rPr>
                <w:b/>
                <w:bCs/>
              </w:rPr>
              <w:t> </w:t>
            </w:r>
          </w:p>
        </w:tc>
      </w:tr>
      <w:tr w:rsidR="008900F4" w:rsidRPr="005F3BAC" w14:paraId="7999762B" w14:textId="77777777" w:rsidTr="00EE293C">
        <w:trPr>
          <w:trHeight w:val="300"/>
        </w:trPr>
        <w:tc>
          <w:tcPr>
            <w:tcW w:w="962" w:type="dxa"/>
            <w:hideMark/>
          </w:tcPr>
          <w:p w14:paraId="14BAC2D8" w14:textId="77777777" w:rsidR="008900F4" w:rsidRPr="005F3BAC" w:rsidRDefault="008900F4" w:rsidP="008900F4">
            <w:pPr>
              <w:rPr>
                <w:b/>
                <w:bCs/>
              </w:rPr>
            </w:pPr>
            <w:r w:rsidRPr="005F3BAC">
              <w:rPr>
                <w:b/>
                <w:bCs/>
              </w:rPr>
              <w:t> </w:t>
            </w:r>
          </w:p>
        </w:tc>
        <w:tc>
          <w:tcPr>
            <w:tcW w:w="4520" w:type="dxa"/>
            <w:hideMark/>
          </w:tcPr>
          <w:p w14:paraId="5BD18D71" w14:textId="77777777" w:rsidR="008900F4" w:rsidRPr="005F3BAC" w:rsidRDefault="008900F4" w:rsidP="008900F4">
            <w:pPr>
              <w:rPr>
                <w:b/>
                <w:bCs/>
              </w:rPr>
            </w:pPr>
            <w:r w:rsidRPr="005F3BAC">
              <w:rPr>
                <w:b/>
                <w:bCs/>
              </w:rPr>
              <w:t>Chương 4: Cài đặt</w:t>
            </w:r>
          </w:p>
        </w:tc>
        <w:tc>
          <w:tcPr>
            <w:tcW w:w="1027" w:type="dxa"/>
            <w:hideMark/>
          </w:tcPr>
          <w:p w14:paraId="112C1201" w14:textId="77777777" w:rsidR="008900F4" w:rsidRPr="005F3BAC" w:rsidRDefault="008900F4" w:rsidP="008900F4">
            <w:pPr>
              <w:rPr>
                <w:b/>
                <w:bCs/>
              </w:rPr>
            </w:pPr>
            <w:r>
              <w:rPr>
                <w:b/>
                <w:bCs/>
              </w:rPr>
              <w:t>7</w:t>
            </w:r>
          </w:p>
        </w:tc>
        <w:tc>
          <w:tcPr>
            <w:tcW w:w="1079" w:type="dxa"/>
            <w:hideMark/>
          </w:tcPr>
          <w:p w14:paraId="62BB5DB1" w14:textId="77777777" w:rsidR="008900F4" w:rsidRPr="005F3BAC" w:rsidRDefault="008900F4" w:rsidP="008900F4">
            <w:pPr>
              <w:rPr>
                <w:b/>
                <w:bCs/>
              </w:rPr>
            </w:pPr>
            <w:r w:rsidRPr="005F3BAC">
              <w:rPr>
                <w:b/>
                <w:bCs/>
              </w:rPr>
              <w:t> </w:t>
            </w:r>
            <w:r>
              <w:rPr>
                <w:b/>
                <w:bCs/>
              </w:rPr>
              <w:t>Cả nhóm</w:t>
            </w:r>
          </w:p>
        </w:tc>
        <w:tc>
          <w:tcPr>
            <w:tcW w:w="978" w:type="dxa"/>
            <w:hideMark/>
          </w:tcPr>
          <w:p w14:paraId="49064B62" w14:textId="77777777" w:rsidR="008900F4" w:rsidRPr="005F3BAC" w:rsidRDefault="008900F4" w:rsidP="008900F4">
            <w:pPr>
              <w:rPr>
                <w:b/>
                <w:bCs/>
              </w:rPr>
            </w:pPr>
            <w:r w:rsidRPr="005F3BAC">
              <w:rPr>
                <w:b/>
                <w:bCs/>
              </w:rPr>
              <w:t> </w:t>
            </w:r>
            <w:r>
              <w:rPr>
                <w:b/>
                <w:bCs/>
              </w:rPr>
              <w:t>100%</w:t>
            </w:r>
          </w:p>
        </w:tc>
        <w:tc>
          <w:tcPr>
            <w:tcW w:w="784" w:type="dxa"/>
            <w:hideMark/>
          </w:tcPr>
          <w:p w14:paraId="1186C0A7" w14:textId="77777777" w:rsidR="008900F4" w:rsidRPr="005F3BAC" w:rsidRDefault="008900F4" w:rsidP="008900F4">
            <w:pPr>
              <w:rPr>
                <w:b/>
                <w:bCs/>
              </w:rPr>
            </w:pPr>
            <w:r w:rsidRPr="005F3BAC">
              <w:rPr>
                <w:b/>
                <w:bCs/>
              </w:rPr>
              <w:t> </w:t>
            </w:r>
          </w:p>
        </w:tc>
      </w:tr>
      <w:tr w:rsidR="008900F4" w:rsidRPr="005F3BAC" w14:paraId="6DE0136C" w14:textId="77777777" w:rsidTr="00EE293C">
        <w:trPr>
          <w:trHeight w:val="300"/>
        </w:trPr>
        <w:tc>
          <w:tcPr>
            <w:tcW w:w="962" w:type="dxa"/>
            <w:hideMark/>
          </w:tcPr>
          <w:p w14:paraId="0F5755F9" w14:textId="77777777" w:rsidR="008900F4" w:rsidRPr="005F3BAC" w:rsidRDefault="008900F4" w:rsidP="008900F4">
            <w:pPr>
              <w:rPr>
                <w:b/>
                <w:bCs/>
              </w:rPr>
            </w:pPr>
            <w:r w:rsidRPr="005F3BAC">
              <w:rPr>
                <w:b/>
                <w:bCs/>
              </w:rPr>
              <w:t> </w:t>
            </w:r>
          </w:p>
        </w:tc>
        <w:tc>
          <w:tcPr>
            <w:tcW w:w="4520" w:type="dxa"/>
            <w:hideMark/>
          </w:tcPr>
          <w:p w14:paraId="2489D8CC" w14:textId="77777777" w:rsidR="008900F4" w:rsidRPr="005F3BAC" w:rsidRDefault="008900F4" w:rsidP="008900F4">
            <w:pPr>
              <w:rPr>
                <w:b/>
                <w:bCs/>
              </w:rPr>
            </w:pPr>
            <w:r w:rsidRPr="005F3BAC">
              <w:rPr>
                <w:b/>
                <w:bCs/>
              </w:rPr>
              <w:t>4.1.</w:t>
            </w:r>
            <w:r>
              <w:rPr>
                <w:b/>
                <w:bCs/>
              </w:rPr>
              <w:t xml:space="preserve"> Công nghệ sử dụng</w:t>
            </w:r>
          </w:p>
        </w:tc>
        <w:tc>
          <w:tcPr>
            <w:tcW w:w="1027" w:type="dxa"/>
            <w:hideMark/>
          </w:tcPr>
          <w:p w14:paraId="574ECB72" w14:textId="77777777" w:rsidR="008900F4" w:rsidRPr="005F3BAC" w:rsidRDefault="008900F4" w:rsidP="008900F4">
            <w:pPr>
              <w:rPr>
                <w:b/>
                <w:bCs/>
              </w:rPr>
            </w:pPr>
            <w:r w:rsidRPr="005F3BAC">
              <w:rPr>
                <w:b/>
                <w:bCs/>
              </w:rPr>
              <w:t> </w:t>
            </w:r>
          </w:p>
        </w:tc>
        <w:tc>
          <w:tcPr>
            <w:tcW w:w="1079" w:type="dxa"/>
            <w:hideMark/>
          </w:tcPr>
          <w:p w14:paraId="04DFBD3E" w14:textId="77777777" w:rsidR="008900F4" w:rsidRPr="005F3BAC" w:rsidRDefault="008900F4" w:rsidP="008900F4">
            <w:pPr>
              <w:rPr>
                <w:b/>
                <w:bCs/>
              </w:rPr>
            </w:pPr>
            <w:r w:rsidRPr="005F3BAC">
              <w:rPr>
                <w:b/>
                <w:bCs/>
              </w:rPr>
              <w:t> </w:t>
            </w:r>
          </w:p>
        </w:tc>
        <w:tc>
          <w:tcPr>
            <w:tcW w:w="978" w:type="dxa"/>
            <w:hideMark/>
          </w:tcPr>
          <w:p w14:paraId="166BAB6C" w14:textId="77777777" w:rsidR="008900F4" w:rsidRPr="005F3BAC" w:rsidRDefault="008900F4" w:rsidP="008900F4">
            <w:pPr>
              <w:rPr>
                <w:b/>
                <w:bCs/>
              </w:rPr>
            </w:pPr>
            <w:r w:rsidRPr="005F3BAC">
              <w:rPr>
                <w:b/>
                <w:bCs/>
              </w:rPr>
              <w:t> </w:t>
            </w:r>
          </w:p>
        </w:tc>
        <w:tc>
          <w:tcPr>
            <w:tcW w:w="784" w:type="dxa"/>
            <w:hideMark/>
          </w:tcPr>
          <w:p w14:paraId="3B9C150B" w14:textId="77777777" w:rsidR="008900F4" w:rsidRPr="005F3BAC" w:rsidRDefault="008900F4" w:rsidP="008900F4">
            <w:pPr>
              <w:rPr>
                <w:b/>
                <w:bCs/>
              </w:rPr>
            </w:pPr>
            <w:r w:rsidRPr="005F3BAC">
              <w:rPr>
                <w:b/>
                <w:bCs/>
              </w:rPr>
              <w:t> </w:t>
            </w:r>
          </w:p>
        </w:tc>
      </w:tr>
      <w:tr w:rsidR="008900F4" w:rsidRPr="005F3BAC" w14:paraId="04E542A3" w14:textId="77777777" w:rsidTr="00EE293C">
        <w:trPr>
          <w:trHeight w:val="300"/>
        </w:trPr>
        <w:tc>
          <w:tcPr>
            <w:tcW w:w="962" w:type="dxa"/>
            <w:hideMark/>
          </w:tcPr>
          <w:p w14:paraId="4855FA90" w14:textId="77777777" w:rsidR="008900F4" w:rsidRPr="005F3BAC" w:rsidRDefault="008900F4" w:rsidP="008900F4">
            <w:pPr>
              <w:rPr>
                <w:b/>
                <w:bCs/>
              </w:rPr>
            </w:pPr>
            <w:r w:rsidRPr="005F3BAC">
              <w:rPr>
                <w:b/>
                <w:bCs/>
              </w:rPr>
              <w:t> </w:t>
            </w:r>
          </w:p>
        </w:tc>
        <w:tc>
          <w:tcPr>
            <w:tcW w:w="4520" w:type="dxa"/>
            <w:hideMark/>
          </w:tcPr>
          <w:p w14:paraId="257A488C" w14:textId="77777777" w:rsidR="008900F4" w:rsidRPr="005F3BAC" w:rsidRDefault="008900F4" w:rsidP="008900F4">
            <w:pPr>
              <w:rPr>
                <w:b/>
                <w:bCs/>
              </w:rPr>
            </w:pPr>
            <w:r w:rsidRPr="005F3BAC">
              <w:rPr>
                <w:b/>
                <w:bCs/>
              </w:rPr>
              <w:t>4.2.</w:t>
            </w:r>
            <w:r>
              <w:rPr>
                <w:b/>
                <w:bCs/>
              </w:rPr>
              <w:t xml:space="preserve"> Vấn đề khi cài đặt</w:t>
            </w:r>
          </w:p>
        </w:tc>
        <w:tc>
          <w:tcPr>
            <w:tcW w:w="1027" w:type="dxa"/>
            <w:hideMark/>
          </w:tcPr>
          <w:p w14:paraId="5F3DDB5B" w14:textId="77777777" w:rsidR="008900F4" w:rsidRPr="005F3BAC" w:rsidRDefault="008900F4" w:rsidP="008900F4">
            <w:pPr>
              <w:rPr>
                <w:b/>
                <w:bCs/>
              </w:rPr>
            </w:pPr>
            <w:r w:rsidRPr="005F3BAC">
              <w:rPr>
                <w:b/>
                <w:bCs/>
              </w:rPr>
              <w:t> </w:t>
            </w:r>
          </w:p>
        </w:tc>
        <w:tc>
          <w:tcPr>
            <w:tcW w:w="1079" w:type="dxa"/>
            <w:hideMark/>
          </w:tcPr>
          <w:p w14:paraId="63150A3F" w14:textId="77777777" w:rsidR="008900F4" w:rsidRPr="005F3BAC" w:rsidRDefault="008900F4" w:rsidP="008900F4">
            <w:pPr>
              <w:rPr>
                <w:b/>
                <w:bCs/>
              </w:rPr>
            </w:pPr>
            <w:r w:rsidRPr="005F3BAC">
              <w:rPr>
                <w:b/>
                <w:bCs/>
              </w:rPr>
              <w:t> </w:t>
            </w:r>
          </w:p>
        </w:tc>
        <w:tc>
          <w:tcPr>
            <w:tcW w:w="978" w:type="dxa"/>
            <w:hideMark/>
          </w:tcPr>
          <w:p w14:paraId="39370B13" w14:textId="77777777" w:rsidR="008900F4" w:rsidRPr="005F3BAC" w:rsidRDefault="008900F4" w:rsidP="008900F4">
            <w:pPr>
              <w:rPr>
                <w:b/>
                <w:bCs/>
              </w:rPr>
            </w:pPr>
            <w:r w:rsidRPr="005F3BAC">
              <w:rPr>
                <w:b/>
                <w:bCs/>
              </w:rPr>
              <w:t> </w:t>
            </w:r>
          </w:p>
        </w:tc>
        <w:tc>
          <w:tcPr>
            <w:tcW w:w="784" w:type="dxa"/>
            <w:hideMark/>
          </w:tcPr>
          <w:p w14:paraId="0FB098DE" w14:textId="77777777" w:rsidR="008900F4" w:rsidRPr="005F3BAC" w:rsidRDefault="008900F4" w:rsidP="008900F4">
            <w:pPr>
              <w:rPr>
                <w:b/>
                <w:bCs/>
              </w:rPr>
            </w:pPr>
            <w:r w:rsidRPr="005F3BAC">
              <w:rPr>
                <w:b/>
                <w:bCs/>
              </w:rPr>
              <w:t> </w:t>
            </w:r>
          </w:p>
        </w:tc>
      </w:tr>
      <w:tr w:rsidR="008900F4" w:rsidRPr="005F3BAC" w14:paraId="16B6D80A" w14:textId="77777777" w:rsidTr="00EE293C">
        <w:trPr>
          <w:trHeight w:val="300"/>
        </w:trPr>
        <w:tc>
          <w:tcPr>
            <w:tcW w:w="962" w:type="dxa"/>
            <w:hideMark/>
          </w:tcPr>
          <w:p w14:paraId="6A3A0D5A" w14:textId="77777777" w:rsidR="008900F4" w:rsidRPr="005F3BAC" w:rsidRDefault="008900F4" w:rsidP="008900F4">
            <w:pPr>
              <w:rPr>
                <w:b/>
                <w:bCs/>
              </w:rPr>
            </w:pPr>
            <w:r w:rsidRPr="005F3BAC">
              <w:rPr>
                <w:b/>
                <w:bCs/>
              </w:rPr>
              <w:t> </w:t>
            </w:r>
          </w:p>
        </w:tc>
        <w:tc>
          <w:tcPr>
            <w:tcW w:w="4520" w:type="dxa"/>
            <w:hideMark/>
          </w:tcPr>
          <w:p w14:paraId="501F20FE" w14:textId="77777777" w:rsidR="008900F4" w:rsidRPr="005F3BAC" w:rsidRDefault="008900F4" w:rsidP="008900F4">
            <w:pPr>
              <w:rPr>
                <w:b/>
                <w:bCs/>
              </w:rPr>
            </w:pPr>
            <w:r w:rsidRPr="005F3BAC">
              <w:rPr>
                <w:b/>
                <w:bCs/>
              </w:rPr>
              <w:t>4.3</w:t>
            </w:r>
            <w:r>
              <w:rPr>
                <w:b/>
                <w:bCs/>
              </w:rPr>
              <w:t xml:space="preserve"> Mô hình giải pháp &amp; kỹ thuật</w:t>
            </w:r>
          </w:p>
        </w:tc>
        <w:tc>
          <w:tcPr>
            <w:tcW w:w="1027" w:type="dxa"/>
            <w:hideMark/>
          </w:tcPr>
          <w:p w14:paraId="55418E4F" w14:textId="77777777" w:rsidR="008900F4" w:rsidRPr="005F3BAC" w:rsidRDefault="008900F4" w:rsidP="008900F4">
            <w:pPr>
              <w:rPr>
                <w:b/>
                <w:bCs/>
              </w:rPr>
            </w:pPr>
            <w:r w:rsidRPr="005F3BAC">
              <w:rPr>
                <w:b/>
                <w:bCs/>
              </w:rPr>
              <w:t> </w:t>
            </w:r>
          </w:p>
        </w:tc>
        <w:tc>
          <w:tcPr>
            <w:tcW w:w="1079" w:type="dxa"/>
            <w:hideMark/>
          </w:tcPr>
          <w:p w14:paraId="4EFD44F7" w14:textId="77777777" w:rsidR="008900F4" w:rsidRPr="005F3BAC" w:rsidRDefault="008900F4" w:rsidP="008900F4">
            <w:pPr>
              <w:rPr>
                <w:b/>
                <w:bCs/>
              </w:rPr>
            </w:pPr>
            <w:r w:rsidRPr="005F3BAC">
              <w:rPr>
                <w:b/>
                <w:bCs/>
              </w:rPr>
              <w:t> </w:t>
            </w:r>
          </w:p>
        </w:tc>
        <w:tc>
          <w:tcPr>
            <w:tcW w:w="978" w:type="dxa"/>
            <w:hideMark/>
          </w:tcPr>
          <w:p w14:paraId="654B9085" w14:textId="77777777" w:rsidR="008900F4" w:rsidRPr="005F3BAC" w:rsidRDefault="008900F4" w:rsidP="008900F4">
            <w:pPr>
              <w:rPr>
                <w:b/>
                <w:bCs/>
              </w:rPr>
            </w:pPr>
            <w:r w:rsidRPr="005F3BAC">
              <w:rPr>
                <w:b/>
                <w:bCs/>
              </w:rPr>
              <w:t> </w:t>
            </w:r>
          </w:p>
        </w:tc>
        <w:tc>
          <w:tcPr>
            <w:tcW w:w="784" w:type="dxa"/>
            <w:hideMark/>
          </w:tcPr>
          <w:p w14:paraId="1EF42186" w14:textId="77777777" w:rsidR="008900F4" w:rsidRPr="005F3BAC" w:rsidRDefault="008900F4" w:rsidP="008900F4">
            <w:pPr>
              <w:rPr>
                <w:b/>
                <w:bCs/>
              </w:rPr>
            </w:pPr>
            <w:r w:rsidRPr="005F3BAC">
              <w:rPr>
                <w:b/>
                <w:bCs/>
              </w:rPr>
              <w:t> </w:t>
            </w:r>
          </w:p>
        </w:tc>
      </w:tr>
      <w:tr w:rsidR="008900F4" w:rsidRPr="005F3BAC" w14:paraId="03D4C1D5" w14:textId="77777777" w:rsidTr="00EE293C">
        <w:trPr>
          <w:trHeight w:val="300"/>
        </w:trPr>
        <w:tc>
          <w:tcPr>
            <w:tcW w:w="962" w:type="dxa"/>
            <w:hideMark/>
          </w:tcPr>
          <w:p w14:paraId="7F8AC09C" w14:textId="77777777" w:rsidR="008900F4" w:rsidRPr="005F3BAC" w:rsidRDefault="008900F4" w:rsidP="008900F4">
            <w:pPr>
              <w:rPr>
                <w:b/>
                <w:bCs/>
              </w:rPr>
            </w:pPr>
            <w:r w:rsidRPr="005F3BAC">
              <w:rPr>
                <w:b/>
                <w:bCs/>
              </w:rPr>
              <w:t> </w:t>
            </w:r>
          </w:p>
        </w:tc>
        <w:tc>
          <w:tcPr>
            <w:tcW w:w="4520" w:type="dxa"/>
            <w:hideMark/>
          </w:tcPr>
          <w:p w14:paraId="090C1DBB" w14:textId="77777777" w:rsidR="008900F4" w:rsidRPr="005F3BAC" w:rsidRDefault="008900F4" w:rsidP="008900F4">
            <w:pPr>
              <w:rPr>
                <w:b/>
                <w:bCs/>
              </w:rPr>
            </w:pPr>
            <w:r w:rsidRPr="005F3BAC">
              <w:rPr>
                <w:b/>
                <w:bCs/>
              </w:rPr>
              <w:t>Chương 5: Kiểm thử</w:t>
            </w:r>
          </w:p>
        </w:tc>
        <w:tc>
          <w:tcPr>
            <w:tcW w:w="1027" w:type="dxa"/>
            <w:hideMark/>
          </w:tcPr>
          <w:p w14:paraId="30DD488E" w14:textId="77777777" w:rsidR="008900F4" w:rsidRPr="005F3BAC" w:rsidRDefault="008900F4" w:rsidP="008900F4">
            <w:pPr>
              <w:rPr>
                <w:b/>
                <w:bCs/>
              </w:rPr>
            </w:pPr>
            <w:r w:rsidRPr="005F3BAC">
              <w:rPr>
                <w:b/>
                <w:bCs/>
              </w:rPr>
              <w:t> </w:t>
            </w:r>
          </w:p>
        </w:tc>
        <w:tc>
          <w:tcPr>
            <w:tcW w:w="1079" w:type="dxa"/>
            <w:hideMark/>
          </w:tcPr>
          <w:p w14:paraId="34353D36" w14:textId="77777777" w:rsidR="008900F4" w:rsidRPr="005F3BAC" w:rsidRDefault="008900F4" w:rsidP="008900F4">
            <w:pPr>
              <w:rPr>
                <w:b/>
                <w:bCs/>
              </w:rPr>
            </w:pPr>
            <w:r w:rsidRPr="005F3BAC">
              <w:rPr>
                <w:b/>
                <w:bCs/>
              </w:rPr>
              <w:t> </w:t>
            </w:r>
            <w:r>
              <w:rPr>
                <w:b/>
                <w:bCs/>
              </w:rPr>
              <w:t>Cả nhóm</w:t>
            </w:r>
          </w:p>
        </w:tc>
        <w:tc>
          <w:tcPr>
            <w:tcW w:w="978" w:type="dxa"/>
            <w:hideMark/>
          </w:tcPr>
          <w:p w14:paraId="797A2159" w14:textId="31551EF3" w:rsidR="008900F4" w:rsidRPr="005F3BAC" w:rsidRDefault="008900F4" w:rsidP="008900F4">
            <w:pPr>
              <w:rPr>
                <w:b/>
                <w:bCs/>
              </w:rPr>
            </w:pPr>
            <w:r w:rsidRPr="005F3BAC">
              <w:rPr>
                <w:b/>
                <w:bCs/>
              </w:rPr>
              <w:t> </w:t>
            </w:r>
            <w:r w:rsidR="00EE293C">
              <w:rPr>
                <w:b/>
                <w:bCs/>
              </w:rPr>
              <w:t>80</w:t>
            </w:r>
            <w:r>
              <w:rPr>
                <w:b/>
                <w:bCs/>
              </w:rPr>
              <w:t>%</w:t>
            </w:r>
          </w:p>
        </w:tc>
        <w:tc>
          <w:tcPr>
            <w:tcW w:w="784" w:type="dxa"/>
            <w:hideMark/>
          </w:tcPr>
          <w:p w14:paraId="5D5E4047" w14:textId="77777777" w:rsidR="008900F4" w:rsidRPr="005F3BAC" w:rsidRDefault="008900F4" w:rsidP="008900F4">
            <w:pPr>
              <w:rPr>
                <w:b/>
                <w:bCs/>
              </w:rPr>
            </w:pPr>
            <w:r w:rsidRPr="005F3BAC">
              <w:rPr>
                <w:b/>
                <w:bCs/>
              </w:rPr>
              <w:t> </w:t>
            </w:r>
          </w:p>
        </w:tc>
      </w:tr>
      <w:tr w:rsidR="008900F4" w:rsidRPr="005F3BAC" w14:paraId="7F56A462" w14:textId="77777777" w:rsidTr="00EE293C">
        <w:trPr>
          <w:trHeight w:val="300"/>
        </w:trPr>
        <w:tc>
          <w:tcPr>
            <w:tcW w:w="962" w:type="dxa"/>
            <w:hideMark/>
          </w:tcPr>
          <w:p w14:paraId="141CBA49" w14:textId="77777777" w:rsidR="008900F4" w:rsidRPr="005F3BAC" w:rsidRDefault="008900F4" w:rsidP="008900F4">
            <w:pPr>
              <w:rPr>
                <w:b/>
                <w:bCs/>
              </w:rPr>
            </w:pPr>
            <w:r w:rsidRPr="005F3BAC">
              <w:rPr>
                <w:b/>
                <w:bCs/>
              </w:rPr>
              <w:t> </w:t>
            </w:r>
          </w:p>
        </w:tc>
        <w:tc>
          <w:tcPr>
            <w:tcW w:w="4520" w:type="dxa"/>
            <w:hideMark/>
          </w:tcPr>
          <w:p w14:paraId="2D2334F3" w14:textId="77777777" w:rsidR="008900F4" w:rsidRPr="005F3BAC" w:rsidRDefault="008900F4" w:rsidP="008900F4">
            <w:pPr>
              <w:rPr>
                <w:b/>
                <w:bCs/>
              </w:rPr>
            </w:pPr>
            <w:r w:rsidRPr="005F3BAC">
              <w:rPr>
                <w:b/>
                <w:bCs/>
              </w:rPr>
              <w:t>Chương 6: Kết luận</w:t>
            </w:r>
          </w:p>
        </w:tc>
        <w:tc>
          <w:tcPr>
            <w:tcW w:w="1027" w:type="dxa"/>
            <w:hideMark/>
          </w:tcPr>
          <w:p w14:paraId="3AB30B1F" w14:textId="77777777" w:rsidR="008900F4" w:rsidRPr="005F3BAC" w:rsidRDefault="008900F4" w:rsidP="008900F4">
            <w:pPr>
              <w:rPr>
                <w:b/>
                <w:bCs/>
              </w:rPr>
            </w:pPr>
            <w:r w:rsidRPr="005F3BAC">
              <w:rPr>
                <w:b/>
                <w:bCs/>
              </w:rPr>
              <w:t> </w:t>
            </w:r>
          </w:p>
        </w:tc>
        <w:tc>
          <w:tcPr>
            <w:tcW w:w="1079" w:type="dxa"/>
            <w:hideMark/>
          </w:tcPr>
          <w:p w14:paraId="01BE6AA0" w14:textId="77777777" w:rsidR="008900F4" w:rsidRPr="005F3BAC" w:rsidRDefault="008900F4" w:rsidP="008900F4">
            <w:pPr>
              <w:rPr>
                <w:b/>
                <w:bCs/>
              </w:rPr>
            </w:pPr>
            <w:r w:rsidRPr="005F3BAC">
              <w:rPr>
                <w:b/>
                <w:bCs/>
              </w:rPr>
              <w:t> </w:t>
            </w:r>
          </w:p>
        </w:tc>
        <w:tc>
          <w:tcPr>
            <w:tcW w:w="978" w:type="dxa"/>
            <w:hideMark/>
          </w:tcPr>
          <w:p w14:paraId="010D1EBF" w14:textId="3478603F" w:rsidR="008900F4" w:rsidRPr="005F3BAC" w:rsidRDefault="008900F4" w:rsidP="008900F4">
            <w:pPr>
              <w:rPr>
                <w:b/>
                <w:bCs/>
              </w:rPr>
            </w:pPr>
            <w:r w:rsidRPr="005F3BAC">
              <w:rPr>
                <w:b/>
                <w:bCs/>
              </w:rPr>
              <w:t> </w:t>
            </w:r>
            <w:r w:rsidR="00EE293C">
              <w:rPr>
                <w:b/>
                <w:bCs/>
              </w:rPr>
              <w:t>80</w:t>
            </w:r>
            <w:r>
              <w:rPr>
                <w:b/>
                <w:bCs/>
              </w:rPr>
              <w:t>%</w:t>
            </w:r>
          </w:p>
        </w:tc>
        <w:tc>
          <w:tcPr>
            <w:tcW w:w="784" w:type="dxa"/>
            <w:hideMark/>
          </w:tcPr>
          <w:p w14:paraId="6F6135B7" w14:textId="77777777" w:rsidR="008900F4" w:rsidRPr="005F3BAC" w:rsidRDefault="008900F4" w:rsidP="008900F4">
            <w:pPr>
              <w:rPr>
                <w:b/>
                <w:bCs/>
              </w:rPr>
            </w:pPr>
            <w:r w:rsidRPr="005F3BAC">
              <w:rPr>
                <w:b/>
                <w:bCs/>
              </w:rPr>
              <w:t> </w:t>
            </w:r>
          </w:p>
        </w:tc>
      </w:tr>
      <w:tr w:rsidR="008900F4" w:rsidRPr="005F3BAC" w14:paraId="13C837D0" w14:textId="77777777" w:rsidTr="00EE293C">
        <w:trPr>
          <w:trHeight w:val="300"/>
        </w:trPr>
        <w:tc>
          <w:tcPr>
            <w:tcW w:w="962" w:type="dxa"/>
            <w:hideMark/>
          </w:tcPr>
          <w:p w14:paraId="39ED3AD0" w14:textId="77777777" w:rsidR="008900F4" w:rsidRPr="005F3BAC" w:rsidRDefault="008900F4" w:rsidP="008900F4">
            <w:pPr>
              <w:rPr>
                <w:b/>
                <w:bCs/>
              </w:rPr>
            </w:pPr>
            <w:r w:rsidRPr="005F3BAC">
              <w:rPr>
                <w:b/>
                <w:bCs/>
              </w:rPr>
              <w:t> </w:t>
            </w:r>
          </w:p>
        </w:tc>
        <w:tc>
          <w:tcPr>
            <w:tcW w:w="4520" w:type="dxa"/>
            <w:hideMark/>
          </w:tcPr>
          <w:p w14:paraId="5CF6171A" w14:textId="77777777" w:rsidR="008900F4" w:rsidRPr="005F3BAC" w:rsidRDefault="008900F4" w:rsidP="008900F4">
            <w:pPr>
              <w:rPr>
                <w:b/>
                <w:bCs/>
              </w:rPr>
            </w:pPr>
            <w:r w:rsidRPr="005F3BAC">
              <w:rPr>
                <w:b/>
                <w:bCs/>
              </w:rPr>
              <w:t>Tài liệu tham khảo</w:t>
            </w:r>
          </w:p>
        </w:tc>
        <w:tc>
          <w:tcPr>
            <w:tcW w:w="1027" w:type="dxa"/>
            <w:hideMark/>
          </w:tcPr>
          <w:p w14:paraId="67E11C9B" w14:textId="77777777" w:rsidR="008900F4" w:rsidRPr="005F3BAC" w:rsidRDefault="008900F4" w:rsidP="008900F4">
            <w:pPr>
              <w:rPr>
                <w:b/>
                <w:bCs/>
              </w:rPr>
            </w:pPr>
            <w:r w:rsidRPr="005F3BAC">
              <w:rPr>
                <w:b/>
                <w:bCs/>
              </w:rPr>
              <w:t> </w:t>
            </w:r>
          </w:p>
        </w:tc>
        <w:tc>
          <w:tcPr>
            <w:tcW w:w="1079" w:type="dxa"/>
            <w:hideMark/>
          </w:tcPr>
          <w:p w14:paraId="4213502F" w14:textId="77777777" w:rsidR="008900F4" w:rsidRPr="005F3BAC" w:rsidRDefault="008900F4" w:rsidP="008900F4">
            <w:pPr>
              <w:rPr>
                <w:b/>
                <w:bCs/>
              </w:rPr>
            </w:pPr>
            <w:r w:rsidRPr="005F3BAC">
              <w:rPr>
                <w:b/>
                <w:bCs/>
              </w:rPr>
              <w:t> </w:t>
            </w:r>
          </w:p>
        </w:tc>
        <w:tc>
          <w:tcPr>
            <w:tcW w:w="978" w:type="dxa"/>
            <w:hideMark/>
          </w:tcPr>
          <w:p w14:paraId="79F7E7CC" w14:textId="77777777" w:rsidR="008900F4" w:rsidRPr="005F3BAC" w:rsidRDefault="008900F4" w:rsidP="008900F4">
            <w:pPr>
              <w:rPr>
                <w:b/>
                <w:bCs/>
              </w:rPr>
            </w:pPr>
            <w:r w:rsidRPr="005F3BAC">
              <w:rPr>
                <w:b/>
                <w:bCs/>
              </w:rPr>
              <w:t> </w:t>
            </w:r>
          </w:p>
        </w:tc>
        <w:tc>
          <w:tcPr>
            <w:tcW w:w="784" w:type="dxa"/>
            <w:hideMark/>
          </w:tcPr>
          <w:p w14:paraId="36847D50" w14:textId="77777777" w:rsidR="008900F4" w:rsidRPr="005F3BAC" w:rsidRDefault="008900F4" w:rsidP="008900F4">
            <w:pPr>
              <w:rPr>
                <w:b/>
                <w:bCs/>
              </w:rPr>
            </w:pPr>
            <w:r w:rsidRPr="005F3BAC">
              <w:rPr>
                <w:b/>
                <w:bCs/>
              </w:rPr>
              <w:t> </w:t>
            </w:r>
          </w:p>
        </w:tc>
      </w:tr>
      <w:tr w:rsidR="008900F4" w:rsidRPr="005F3BAC" w14:paraId="5FE0980D" w14:textId="77777777" w:rsidTr="008900F4">
        <w:trPr>
          <w:trHeight w:val="300"/>
        </w:trPr>
        <w:tc>
          <w:tcPr>
            <w:tcW w:w="9350" w:type="dxa"/>
            <w:gridSpan w:val="6"/>
            <w:hideMark/>
          </w:tcPr>
          <w:p w14:paraId="0311E090" w14:textId="77777777" w:rsidR="008900F4" w:rsidRPr="005F3BAC" w:rsidRDefault="008900F4" w:rsidP="008900F4">
            <w:pPr>
              <w:rPr>
                <w:b/>
                <w:bCs/>
              </w:rPr>
            </w:pPr>
            <w:r w:rsidRPr="005F3BAC">
              <w:rPr>
                <w:b/>
                <w:bCs/>
              </w:rPr>
              <w:t>II. LẬP TRÌNH</w:t>
            </w:r>
          </w:p>
        </w:tc>
      </w:tr>
      <w:tr w:rsidR="008900F4" w:rsidRPr="005F3BAC" w14:paraId="09EBA968" w14:textId="77777777" w:rsidTr="00EE293C">
        <w:trPr>
          <w:trHeight w:val="300"/>
        </w:trPr>
        <w:tc>
          <w:tcPr>
            <w:tcW w:w="962" w:type="dxa"/>
            <w:hideMark/>
          </w:tcPr>
          <w:p w14:paraId="46361D37" w14:textId="77777777" w:rsidR="008900F4" w:rsidRPr="005F3BAC" w:rsidRDefault="008900F4" w:rsidP="008900F4">
            <w:pPr>
              <w:rPr>
                <w:b/>
                <w:bCs/>
              </w:rPr>
            </w:pPr>
            <w:r w:rsidRPr="005F3BAC">
              <w:rPr>
                <w:b/>
                <w:bCs/>
              </w:rPr>
              <w:t> </w:t>
            </w:r>
          </w:p>
        </w:tc>
        <w:tc>
          <w:tcPr>
            <w:tcW w:w="4520" w:type="dxa"/>
            <w:hideMark/>
          </w:tcPr>
          <w:p w14:paraId="250BA671" w14:textId="3A2803A3" w:rsidR="008900F4" w:rsidRPr="005F3BAC" w:rsidRDefault="008900F4" w:rsidP="008900F4">
            <w:pPr>
              <w:rPr>
                <w:b/>
                <w:bCs/>
              </w:rPr>
            </w:pPr>
            <w:r w:rsidRPr="005F3BAC">
              <w:rPr>
                <w:b/>
                <w:bCs/>
              </w:rPr>
              <w:t>Mod</w:t>
            </w:r>
            <w:r w:rsidR="00EE293C">
              <w:rPr>
                <w:b/>
                <w:bCs/>
              </w:rPr>
              <w:t>ule 1 – UI, Chức năng</w:t>
            </w:r>
          </w:p>
        </w:tc>
        <w:tc>
          <w:tcPr>
            <w:tcW w:w="1027" w:type="dxa"/>
            <w:hideMark/>
          </w:tcPr>
          <w:p w14:paraId="4AFD0043" w14:textId="4351F22B" w:rsidR="008900F4" w:rsidRPr="005F3BAC" w:rsidRDefault="008900F4" w:rsidP="008900F4">
            <w:pPr>
              <w:rPr>
                <w:b/>
                <w:bCs/>
              </w:rPr>
            </w:pPr>
            <w:r w:rsidRPr="005F3BAC">
              <w:rPr>
                <w:b/>
                <w:bCs/>
              </w:rPr>
              <w:t> </w:t>
            </w:r>
            <w:r w:rsidR="00EE293C">
              <w:rPr>
                <w:b/>
                <w:bCs/>
              </w:rPr>
              <w:t>60</w:t>
            </w:r>
          </w:p>
        </w:tc>
        <w:tc>
          <w:tcPr>
            <w:tcW w:w="1079" w:type="dxa"/>
            <w:hideMark/>
          </w:tcPr>
          <w:p w14:paraId="66FFE18E" w14:textId="4492FDB2" w:rsidR="008900F4" w:rsidRPr="005F3BAC" w:rsidRDefault="00EE293C" w:rsidP="008900F4">
            <w:pPr>
              <w:rPr>
                <w:b/>
                <w:bCs/>
              </w:rPr>
            </w:pPr>
            <w:r>
              <w:rPr>
                <w:b/>
                <w:bCs/>
              </w:rPr>
              <w:t>Khánh</w:t>
            </w:r>
            <w:r w:rsidR="00E4588B">
              <w:rPr>
                <w:b/>
                <w:bCs/>
              </w:rPr>
              <w:t>, Hiếu</w:t>
            </w:r>
          </w:p>
        </w:tc>
        <w:tc>
          <w:tcPr>
            <w:tcW w:w="978" w:type="dxa"/>
            <w:hideMark/>
          </w:tcPr>
          <w:p w14:paraId="017CEEEA" w14:textId="0CAF24A9" w:rsidR="008900F4" w:rsidRPr="005F3BAC" w:rsidRDefault="008900F4" w:rsidP="008900F4">
            <w:pPr>
              <w:rPr>
                <w:b/>
                <w:bCs/>
              </w:rPr>
            </w:pPr>
          </w:p>
        </w:tc>
        <w:tc>
          <w:tcPr>
            <w:tcW w:w="784" w:type="dxa"/>
            <w:hideMark/>
          </w:tcPr>
          <w:p w14:paraId="30E630D2" w14:textId="77777777" w:rsidR="008900F4" w:rsidRPr="005F3BAC" w:rsidRDefault="008900F4" w:rsidP="008900F4">
            <w:pPr>
              <w:rPr>
                <w:b/>
                <w:bCs/>
              </w:rPr>
            </w:pPr>
            <w:r w:rsidRPr="005F3BAC">
              <w:rPr>
                <w:b/>
                <w:bCs/>
              </w:rPr>
              <w:t> </w:t>
            </w:r>
          </w:p>
        </w:tc>
      </w:tr>
      <w:tr w:rsidR="00EE293C" w:rsidRPr="005F3BAC" w14:paraId="0ED1319A" w14:textId="77777777" w:rsidTr="00EE293C">
        <w:trPr>
          <w:trHeight w:val="300"/>
        </w:trPr>
        <w:tc>
          <w:tcPr>
            <w:tcW w:w="962" w:type="dxa"/>
          </w:tcPr>
          <w:p w14:paraId="1539A05B" w14:textId="77777777" w:rsidR="00EE293C" w:rsidRPr="005F3BAC" w:rsidRDefault="00EE293C" w:rsidP="008900F4">
            <w:pPr>
              <w:rPr>
                <w:b/>
                <w:bCs/>
              </w:rPr>
            </w:pPr>
          </w:p>
        </w:tc>
        <w:tc>
          <w:tcPr>
            <w:tcW w:w="4520" w:type="dxa"/>
          </w:tcPr>
          <w:p w14:paraId="5EC98392" w14:textId="076805F9" w:rsidR="00EE293C" w:rsidRPr="005F3BAC" w:rsidRDefault="00EE293C" w:rsidP="008900F4">
            <w:pPr>
              <w:rPr>
                <w:b/>
                <w:bCs/>
              </w:rPr>
            </w:pPr>
            <w:r>
              <w:rPr>
                <w:b/>
                <w:bCs/>
              </w:rPr>
              <w:t xml:space="preserve">Module 2 </w:t>
            </w:r>
            <w:r w:rsidR="00351B44">
              <w:rPr>
                <w:b/>
                <w:bCs/>
              </w:rPr>
              <w:t>–</w:t>
            </w:r>
            <w:r>
              <w:rPr>
                <w:b/>
                <w:bCs/>
              </w:rPr>
              <w:t xml:space="preserve"> Database</w:t>
            </w:r>
          </w:p>
        </w:tc>
        <w:tc>
          <w:tcPr>
            <w:tcW w:w="1027" w:type="dxa"/>
          </w:tcPr>
          <w:p w14:paraId="73C960F0" w14:textId="08132408" w:rsidR="00EE293C" w:rsidRPr="005F3BAC" w:rsidRDefault="00EE293C" w:rsidP="008900F4">
            <w:pPr>
              <w:rPr>
                <w:b/>
                <w:bCs/>
              </w:rPr>
            </w:pPr>
            <w:r>
              <w:rPr>
                <w:b/>
                <w:bCs/>
              </w:rPr>
              <w:t xml:space="preserve"> 10</w:t>
            </w:r>
          </w:p>
        </w:tc>
        <w:tc>
          <w:tcPr>
            <w:tcW w:w="1079" w:type="dxa"/>
          </w:tcPr>
          <w:p w14:paraId="0F98BC6B" w14:textId="3441EB6C" w:rsidR="00EE293C" w:rsidRPr="005F3BAC" w:rsidRDefault="00EE293C" w:rsidP="008900F4">
            <w:pPr>
              <w:rPr>
                <w:b/>
                <w:bCs/>
              </w:rPr>
            </w:pPr>
            <w:r>
              <w:rPr>
                <w:b/>
                <w:bCs/>
              </w:rPr>
              <w:t>Minh</w:t>
            </w:r>
          </w:p>
        </w:tc>
        <w:tc>
          <w:tcPr>
            <w:tcW w:w="978" w:type="dxa"/>
          </w:tcPr>
          <w:p w14:paraId="718117A1" w14:textId="31801F0B" w:rsidR="00EE293C" w:rsidRPr="005F3BAC" w:rsidRDefault="00EE293C" w:rsidP="008900F4">
            <w:pPr>
              <w:rPr>
                <w:b/>
                <w:bCs/>
              </w:rPr>
            </w:pPr>
          </w:p>
        </w:tc>
        <w:tc>
          <w:tcPr>
            <w:tcW w:w="784" w:type="dxa"/>
          </w:tcPr>
          <w:p w14:paraId="007475A0" w14:textId="77777777" w:rsidR="00EE293C" w:rsidRPr="005F3BAC" w:rsidRDefault="00EE293C" w:rsidP="008900F4">
            <w:pPr>
              <w:rPr>
                <w:b/>
                <w:bCs/>
              </w:rPr>
            </w:pPr>
          </w:p>
        </w:tc>
      </w:tr>
      <w:tr w:rsidR="008900F4" w:rsidRPr="005F3BAC" w14:paraId="4A6DCE88" w14:textId="77777777" w:rsidTr="008900F4">
        <w:trPr>
          <w:trHeight w:val="300"/>
        </w:trPr>
        <w:tc>
          <w:tcPr>
            <w:tcW w:w="9350" w:type="dxa"/>
            <w:gridSpan w:val="6"/>
            <w:hideMark/>
          </w:tcPr>
          <w:p w14:paraId="5E50522F" w14:textId="77777777" w:rsidR="008900F4" w:rsidRPr="005F3BAC" w:rsidRDefault="008900F4" w:rsidP="008900F4">
            <w:pPr>
              <w:rPr>
                <w:b/>
                <w:bCs/>
              </w:rPr>
            </w:pPr>
            <w:r w:rsidRPr="005F3BAC">
              <w:rPr>
                <w:b/>
                <w:bCs/>
              </w:rPr>
              <w:t>III. KIỂM THỬ</w:t>
            </w:r>
          </w:p>
        </w:tc>
      </w:tr>
      <w:tr w:rsidR="008900F4" w:rsidRPr="005F3BAC" w14:paraId="7F61A184" w14:textId="77777777" w:rsidTr="00EE293C">
        <w:trPr>
          <w:trHeight w:val="300"/>
        </w:trPr>
        <w:tc>
          <w:tcPr>
            <w:tcW w:w="962" w:type="dxa"/>
            <w:hideMark/>
          </w:tcPr>
          <w:p w14:paraId="7199221A" w14:textId="77777777" w:rsidR="008900F4" w:rsidRPr="005F3BAC" w:rsidRDefault="008900F4" w:rsidP="008900F4">
            <w:pPr>
              <w:rPr>
                <w:b/>
                <w:bCs/>
              </w:rPr>
            </w:pPr>
            <w:r w:rsidRPr="005F3BAC">
              <w:rPr>
                <w:b/>
                <w:bCs/>
              </w:rPr>
              <w:t> </w:t>
            </w:r>
          </w:p>
        </w:tc>
        <w:tc>
          <w:tcPr>
            <w:tcW w:w="4520" w:type="dxa"/>
            <w:hideMark/>
          </w:tcPr>
          <w:p w14:paraId="1ABE3276" w14:textId="579B61D6" w:rsidR="008900F4" w:rsidRPr="005F3BAC" w:rsidRDefault="008900F4" w:rsidP="008900F4">
            <w:pPr>
              <w:rPr>
                <w:b/>
                <w:bCs/>
              </w:rPr>
            </w:pPr>
            <w:r w:rsidRPr="005F3BAC">
              <w:rPr>
                <w:b/>
                <w:bCs/>
              </w:rPr>
              <w:t>Module 1</w:t>
            </w:r>
            <w:r w:rsidR="00351B44">
              <w:rPr>
                <w:b/>
                <w:bCs/>
              </w:rPr>
              <w:t xml:space="preserve"> - </w:t>
            </w:r>
          </w:p>
        </w:tc>
        <w:tc>
          <w:tcPr>
            <w:tcW w:w="1027" w:type="dxa"/>
            <w:hideMark/>
          </w:tcPr>
          <w:p w14:paraId="0DA2ABD1" w14:textId="77777777" w:rsidR="008900F4" w:rsidRPr="005F3BAC" w:rsidRDefault="008900F4" w:rsidP="008900F4">
            <w:pPr>
              <w:rPr>
                <w:b/>
                <w:bCs/>
              </w:rPr>
            </w:pPr>
            <w:r w:rsidRPr="005F3BAC">
              <w:rPr>
                <w:b/>
                <w:bCs/>
              </w:rPr>
              <w:t> </w:t>
            </w:r>
          </w:p>
        </w:tc>
        <w:tc>
          <w:tcPr>
            <w:tcW w:w="1079" w:type="dxa"/>
            <w:hideMark/>
          </w:tcPr>
          <w:p w14:paraId="34A62753" w14:textId="77777777" w:rsidR="008900F4" w:rsidRPr="005F3BAC" w:rsidRDefault="008900F4" w:rsidP="008900F4">
            <w:pPr>
              <w:rPr>
                <w:b/>
                <w:bCs/>
              </w:rPr>
            </w:pPr>
            <w:r w:rsidRPr="005F3BAC">
              <w:rPr>
                <w:b/>
                <w:bCs/>
              </w:rPr>
              <w:t>  </w:t>
            </w:r>
            <w:r>
              <w:rPr>
                <w:b/>
                <w:bCs/>
              </w:rPr>
              <w:t>Cả nhóm</w:t>
            </w:r>
          </w:p>
        </w:tc>
        <w:tc>
          <w:tcPr>
            <w:tcW w:w="978" w:type="dxa"/>
            <w:hideMark/>
          </w:tcPr>
          <w:p w14:paraId="653F700B" w14:textId="77777777" w:rsidR="008900F4" w:rsidRPr="005F3BAC" w:rsidRDefault="008900F4" w:rsidP="008900F4">
            <w:pPr>
              <w:rPr>
                <w:b/>
                <w:bCs/>
              </w:rPr>
            </w:pPr>
            <w:r w:rsidRPr="005F3BAC">
              <w:rPr>
                <w:b/>
                <w:bCs/>
              </w:rPr>
              <w:t> </w:t>
            </w:r>
          </w:p>
        </w:tc>
        <w:tc>
          <w:tcPr>
            <w:tcW w:w="784" w:type="dxa"/>
            <w:hideMark/>
          </w:tcPr>
          <w:p w14:paraId="4DBA4E7B" w14:textId="77777777" w:rsidR="008900F4" w:rsidRPr="005F3BAC" w:rsidRDefault="008900F4" w:rsidP="008900F4">
            <w:pPr>
              <w:rPr>
                <w:b/>
                <w:bCs/>
              </w:rPr>
            </w:pPr>
            <w:r w:rsidRPr="005F3BAC">
              <w:rPr>
                <w:b/>
                <w:bCs/>
              </w:rPr>
              <w:t> </w:t>
            </w:r>
          </w:p>
        </w:tc>
      </w:tr>
      <w:tr w:rsidR="008900F4" w:rsidRPr="005F3BAC" w14:paraId="711D1322" w14:textId="77777777" w:rsidTr="00EE293C">
        <w:trPr>
          <w:trHeight w:val="300"/>
        </w:trPr>
        <w:tc>
          <w:tcPr>
            <w:tcW w:w="962" w:type="dxa"/>
            <w:hideMark/>
          </w:tcPr>
          <w:p w14:paraId="5F7E472D" w14:textId="77777777" w:rsidR="008900F4" w:rsidRPr="005F3BAC" w:rsidRDefault="008900F4" w:rsidP="008900F4">
            <w:pPr>
              <w:rPr>
                <w:b/>
                <w:bCs/>
              </w:rPr>
            </w:pPr>
            <w:r w:rsidRPr="005F3BAC">
              <w:rPr>
                <w:b/>
                <w:bCs/>
              </w:rPr>
              <w:lastRenderedPageBreak/>
              <w:t> </w:t>
            </w:r>
          </w:p>
        </w:tc>
        <w:tc>
          <w:tcPr>
            <w:tcW w:w="4520" w:type="dxa"/>
            <w:hideMark/>
          </w:tcPr>
          <w:p w14:paraId="0A7D7DDD" w14:textId="77777777" w:rsidR="008900F4" w:rsidRPr="005F3BAC" w:rsidRDefault="008900F4" w:rsidP="008900F4">
            <w:pPr>
              <w:rPr>
                <w:b/>
                <w:bCs/>
              </w:rPr>
            </w:pPr>
            <w:r w:rsidRPr="005F3BAC">
              <w:rPr>
                <w:b/>
                <w:bCs/>
              </w:rPr>
              <w:t>Module 2</w:t>
            </w:r>
          </w:p>
        </w:tc>
        <w:tc>
          <w:tcPr>
            <w:tcW w:w="1027" w:type="dxa"/>
            <w:hideMark/>
          </w:tcPr>
          <w:p w14:paraId="0B524C13" w14:textId="77777777" w:rsidR="008900F4" w:rsidRPr="005F3BAC" w:rsidRDefault="008900F4" w:rsidP="008900F4">
            <w:pPr>
              <w:rPr>
                <w:b/>
                <w:bCs/>
              </w:rPr>
            </w:pPr>
            <w:r w:rsidRPr="005F3BAC">
              <w:rPr>
                <w:b/>
                <w:bCs/>
              </w:rPr>
              <w:t> </w:t>
            </w:r>
          </w:p>
        </w:tc>
        <w:tc>
          <w:tcPr>
            <w:tcW w:w="1079" w:type="dxa"/>
            <w:hideMark/>
          </w:tcPr>
          <w:p w14:paraId="6F3D1EA3" w14:textId="77777777" w:rsidR="008900F4" w:rsidRPr="005F3BAC" w:rsidRDefault="008900F4" w:rsidP="008900F4">
            <w:pPr>
              <w:rPr>
                <w:b/>
                <w:bCs/>
              </w:rPr>
            </w:pPr>
            <w:r w:rsidRPr="005F3BAC">
              <w:rPr>
                <w:b/>
                <w:bCs/>
              </w:rPr>
              <w:t>  </w:t>
            </w:r>
            <w:r>
              <w:rPr>
                <w:b/>
                <w:bCs/>
              </w:rPr>
              <w:t>Cả nhóm</w:t>
            </w:r>
          </w:p>
        </w:tc>
        <w:tc>
          <w:tcPr>
            <w:tcW w:w="978" w:type="dxa"/>
            <w:hideMark/>
          </w:tcPr>
          <w:p w14:paraId="16CD33BA" w14:textId="77777777" w:rsidR="008900F4" w:rsidRPr="005F3BAC" w:rsidRDefault="008900F4" w:rsidP="008900F4">
            <w:pPr>
              <w:rPr>
                <w:b/>
                <w:bCs/>
              </w:rPr>
            </w:pPr>
            <w:r w:rsidRPr="005F3BAC">
              <w:rPr>
                <w:b/>
                <w:bCs/>
              </w:rPr>
              <w:t> </w:t>
            </w:r>
          </w:p>
        </w:tc>
        <w:tc>
          <w:tcPr>
            <w:tcW w:w="784" w:type="dxa"/>
            <w:hideMark/>
          </w:tcPr>
          <w:p w14:paraId="5946183F" w14:textId="77777777" w:rsidR="008900F4" w:rsidRPr="005F3BAC" w:rsidRDefault="008900F4" w:rsidP="008900F4">
            <w:pPr>
              <w:rPr>
                <w:b/>
                <w:bCs/>
              </w:rPr>
            </w:pPr>
            <w:r w:rsidRPr="005F3BAC">
              <w:rPr>
                <w:b/>
                <w:bCs/>
              </w:rPr>
              <w:t> </w:t>
            </w:r>
          </w:p>
        </w:tc>
      </w:tr>
      <w:tr w:rsidR="008900F4" w:rsidRPr="005F3BAC" w14:paraId="50B5D9C7" w14:textId="77777777" w:rsidTr="008900F4">
        <w:trPr>
          <w:trHeight w:val="300"/>
        </w:trPr>
        <w:tc>
          <w:tcPr>
            <w:tcW w:w="9350" w:type="dxa"/>
            <w:gridSpan w:val="6"/>
            <w:hideMark/>
          </w:tcPr>
          <w:p w14:paraId="44B0E108" w14:textId="77777777" w:rsidR="008900F4" w:rsidRPr="005F3BAC" w:rsidRDefault="008900F4" w:rsidP="008900F4">
            <w:pPr>
              <w:rPr>
                <w:b/>
                <w:bCs/>
              </w:rPr>
            </w:pPr>
            <w:r w:rsidRPr="005F3BAC">
              <w:rPr>
                <w:b/>
                <w:bCs/>
              </w:rPr>
              <w:t>IV. NỘP BÁO CÁO TIẾN ĐỘ &amp; SẢN PHẨM…</w:t>
            </w:r>
          </w:p>
        </w:tc>
      </w:tr>
      <w:tr w:rsidR="008900F4" w:rsidRPr="005F3BAC" w14:paraId="2AE3E3C5" w14:textId="77777777" w:rsidTr="00EE293C">
        <w:trPr>
          <w:trHeight w:val="300"/>
        </w:trPr>
        <w:tc>
          <w:tcPr>
            <w:tcW w:w="962" w:type="dxa"/>
            <w:hideMark/>
          </w:tcPr>
          <w:p w14:paraId="6B709A61" w14:textId="77777777" w:rsidR="008900F4" w:rsidRPr="005F3BAC" w:rsidRDefault="008900F4" w:rsidP="008900F4">
            <w:pPr>
              <w:rPr>
                <w:b/>
                <w:bCs/>
              </w:rPr>
            </w:pPr>
            <w:r w:rsidRPr="005F3BAC">
              <w:rPr>
                <w:b/>
                <w:bCs/>
              </w:rPr>
              <w:t> </w:t>
            </w:r>
          </w:p>
        </w:tc>
        <w:tc>
          <w:tcPr>
            <w:tcW w:w="4520" w:type="dxa"/>
            <w:hideMark/>
          </w:tcPr>
          <w:p w14:paraId="59DF7B70" w14:textId="77777777" w:rsidR="008900F4" w:rsidRPr="005F3BAC" w:rsidRDefault="008900F4" w:rsidP="008900F4">
            <w:pPr>
              <w:rPr>
                <w:b/>
                <w:bCs/>
              </w:rPr>
            </w:pPr>
            <w:r w:rsidRPr="005F3BAC">
              <w:rPr>
                <w:b/>
                <w:bCs/>
              </w:rPr>
              <w:t>Nộp lần 1</w:t>
            </w:r>
          </w:p>
        </w:tc>
        <w:tc>
          <w:tcPr>
            <w:tcW w:w="1027" w:type="dxa"/>
            <w:hideMark/>
          </w:tcPr>
          <w:p w14:paraId="6D8F6FCC" w14:textId="77777777" w:rsidR="008900F4" w:rsidRPr="005F3BAC" w:rsidRDefault="008900F4" w:rsidP="008900F4">
            <w:pPr>
              <w:rPr>
                <w:b/>
                <w:bCs/>
              </w:rPr>
            </w:pPr>
            <w:r w:rsidRPr="005F3BAC">
              <w:rPr>
                <w:b/>
                <w:bCs/>
              </w:rPr>
              <w:t> </w:t>
            </w:r>
          </w:p>
        </w:tc>
        <w:tc>
          <w:tcPr>
            <w:tcW w:w="1079" w:type="dxa"/>
            <w:hideMark/>
          </w:tcPr>
          <w:p w14:paraId="32C0C578" w14:textId="77777777" w:rsidR="008900F4" w:rsidRPr="005F3BAC" w:rsidRDefault="008900F4" w:rsidP="008900F4">
            <w:pPr>
              <w:rPr>
                <w:b/>
                <w:bCs/>
              </w:rPr>
            </w:pPr>
            <w:r w:rsidRPr="005F3BAC">
              <w:rPr>
                <w:b/>
                <w:bCs/>
              </w:rPr>
              <w:t> </w:t>
            </w:r>
            <w:r>
              <w:rPr>
                <w:b/>
                <w:bCs/>
              </w:rPr>
              <w:t>Cả nhóm</w:t>
            </w:r>
          </w:p>
        </w:tc>
        <w:tc>
          <w:tcPr>
            <w:tcW w:w="978" w:type="dxa"/>
            <w:hideMark/>
          </w:tcPr>
          <w:p w14:paraId="286456D9" w14:textId="77777777" w:rsidR="008900F4" w:rsidRPr="005F3BAC" w:rsidRDefault="008900F4" w:rsidP="008900F4">
            <w:pPr>
              <w:rPr>
                <w:b/>
                <w:bCs/>
              </w:rPr>
            </w:pPr>
            <w:r w:rsidRPr="005F3BAC">
              <w:rPr>
                <w:b/>
                <w:bCs/>
              </w:rPr>
              <w:t> </w:t>
            </w:r>
          </w:p>
        </w:tc>
        <w:tc>
          <w:tcPr>
            <w:tcW w:w="784" w:type="dxa"/>
            <w:hideMark/>
          </w:tcPr>
          <w:p w14:paraId="2C649CE6" w14:textId="77777777" w:rsidR="008900F4" w:rsidRPr="005F3BAC" w:rsidRDefault="008900F4" w:rsidP="008900F4">
            <w:pPr>
              <w:rPr>
                <w:b/>
                <w:bCs/>
              </w:rPr>
            </w:pPr>
            <w:r w:rsidRPr="005F3BAC">
              <w:rPr>
                <w:b/>
                <w:bCs/>
              </w:rPr>
              <w:t> </w:t>
            </w:r>
          </w:p>
        </w:tc>
      </w:tr>
      <w:tr w:rsidR="008900F4" w:rsidRPr="005F3BAC" w14:paraId="40AB87E1" w14:textId="77777777" w:rsidTr="00EE293C">
        <w:trPr>
          <w:trHeight w:val="300"/>
        </w:trPr>
        <w:tc>
          <w:tcPr>
            <w:tcW w:w="962" w:type="dxa"/>
            <w:hideMark/>
          </w:tcPr>
          <w:p w14:paraId="03A5C999" w14:textId="77777777" w:rsidR="008900F4" w:rsidRPr="005F3BAC" w:rsidRDefault="008900F4" w:rsidP="008900F4">
            <w:pPr>
              <w:rPr>
                <w:b/>
                <w:bCs/>
              </w:rPr>
            </w:pPr>
            <w:r w:rsidRPr="005F3BAC">
              <w:rPr>
                <w:b/>
                <w:bCs/>
              </w:rPr>
              <w:t> </w:t>
            </w:r>
          </w:p>
        </w:tc>
        <w:tc>
          <w:tcPr>
            <w:tcW w:w="4520" w:type="dxa"/>
            <w:hideMark/>
          </w:tcPr>
          <w:p w14:paraId="0A339B92" w14:textId="77777777" w:rsidR="008900F4" w:rsidRPr="005F3BAC" w:rsidRDefault="008900F4" w:rsidP="008900F4">
            <w:pPr>
              <w:rPr>
                <w:b/>
                <w:bCs/>
              </w:rPr>
            </w:pPr>
            <w:r w:rsidRPr="005F3BAC">
              <w:rPr>
                <w:b/>
                <w:bCs/>
              </w:rPr>
              <w:t>Nộp lần 2</w:t>
            </w:r>
          </w:p>
        </w:tc>
        <w:tc>
          <w:tcPr>
            <w:tcW w:w="1027" w:type="dxa"/>
            <w:hideMark/>
          </w:tcPr>
          <w:p w14:paraId="78E3F139" w14:textId="77777777" w:rsidR="008900F4" w:rsidRPr="005F3BAC" w:rsidRDefault="008900F4" w:rsidP="008900F4">
            <w:pPr>
              <w:rPr>
                <w:b/>
                <w:bCs/>
              </w:rPr>
            </w:pPr>
            <w:r w:rsidRPr="005F3BAC">
              <w:rPr>
                <w:b/>
                <w:bCs/>
              </w:rPr>
              <w:t> </w:t>
            </w:r>
          </w:p>
        </w:tc>
        <w:tc>
          <w:tcPr>
            <w:tcW w:w="1079" w:type="dxa"/>
            <w:hideMark/>
          </w:tcPr>
          <w:p w14:paraId="5BAA18F5" w14:textId="77777777" w:rsidR="008900F4" w:rsidRPr="005F3BAC" w:rsidRDefault="008900F4" w:rsidP="008900F4">
            <w:pPr>
              <w:rPr>
                <w:b/>
                <w:bCs/>
              </w:rPr>
            </w:pPr>
            <w:r w:rsidRPr="005F3BAC">
              <w:rPr>
                <w:b/>
                <w:bCs/>
              </w:rPr>
              <w:t> </w:t>
            </w:r>
            <w:r>
              <w:rPr>
                <w:b/>
                <w:bCs/>
              </w:rPr>
              <w:t>Cả nhóm</w:t>
            </w:r>
          </w:p>
        </w:tc>
        <w:tc>
          <w:tcPr>
            <w:tcW w:w="978" w:type="dxa"/>
            <w:hideMark/>
          </w:tcPr>
          <w:p w14:paraId="278C5595" w14:textId="77777777" w:rsidR="008900F4" w:rsidRPr="005F3BAC" w:rsidRDefault="008900F4" w:rsidP="008900F4">
            <w:pPr>
              <w:rPr>
                <w:b/>
                <w:bCs/>
              </w:rPr>
            </w:pPr>
            <w:r w:rsidRPr="005F3BAC">
              <w:rPr>
                <w:b/>
                <w:bCs/>
              </w:rPr>
              <w:t> </w:t>
            </w:r>
          </w:p>
        </w:tc>
        <w:tc>
          <w:tcPr>
            <w:tcW w:w="784" w:type="dxa"/>
            <w:hideMark/>
          </w:tcPr>
          <w:p w14:paraId="4DBC0228" w14:textId="77777777" w:rsidR="008900F4" w:rsidRPr="005F3BAC" w:rsidRDefault="008900F4" w:rsidP="008900F4">
            <w:pPr>
              <w:rPr>
                <w:b/>
                <w:bCs/>
              </w:rPr>
            </w:pPr>
            <w:r w:rsidRPr="005F3BAC">
              <w:rPr>
                <w:b/>
                <w:bCs/>
              </w:rPr>
              <w:t> </w:t>
            </w:r>
          </w:p>
        </w:tc>
      </w:tr>
      <w:tr w:rsidR="008900F4" w:rsidRPr="005F3BAC" w14:paraId="626258DA" w14:textId="77777777" w:rsidTr="00EE293C">
        <w:trPr>
          <w:trHeight w:val="300"/>
        </w:trPr>
        <w:tc>
          <w:tcPr>
            <w:tcW w:w="962" w:type="dxa"/>
            <w:hideMark/>
          </w:tcPr>
          <w:p w14:paraId="0F88AA4B" w14:textId="77777777" w:rsidR="008900F4" w:rsidRPr="005F3BAC" w:rsidRDefault="008900F4" w:rsidP="008900F4">
            <w:pPr>
              <w:rPr>
                <w:b/>
                <w:bCs/>
              </w:rPr>
            </w:pPr>
            <w:r w:rsidRPr="005F3BAC">
              <w:rPr>
                <w:b/>
                <w:bCs/>
              </w:rPr>
              <w:t> </w:t>
            </w:r>
          </w:p>
        </w:tc>
        <w:tc>
          <w:tcPr>
            <w:tcW w:w="4520" w:type="dxa"/>
            <w:hideMark/>
          </w:tcPr>
          <w:p w14:paraId="08F9B3C6" w14:textId="77777777" w:rsidR="008900F4" w:rsidRPr="005F3BAC" w:rsidRDefault="008900F4" w:rsidP="008900F4">
            <w:pPr>
              <w:rPr>
                <w:b/>
                <w:bCs/>
              </w:rPr>
            </w:pPr>
            <w:r w:rsidRPr="005F3BAC">
              <w:rPr>
                <w:b/>
                <w:bCs/>
              </w:rPr>
              <w:t>Nộp lần 3</w:t>
            </w:r>
          </w:p>
        </w:tc>
        <w:tc>
          <w:tcPr>
            <w:tcW w:w="1027" w:type="dxa"/>
            <w:hideMark/>
          </w:tcPr>
          <w:p w14:paraId="6E727311" w14:textId="77777777" w:rsidR="008900F4" w:rsidRPr="005F3BAC" w:rsidRDefault="008900F4" w:rsidP="008900F4">
            <w:pPr>
              <w:rPr>
                <w:b/>
                <w:bCs/>
              </w:rPr>
            </w:pPr>
            <w:r w:rsidRPr="005F3BAC">
              <w:rPr>
                <w:b/>
                <w:bCs/>
              </w:rPr>
              <w:t> </w:t>
            </w:r>
          </w:p>
        </w:tc>
        <w:tc>
          <w:tcPr>
            <w:tcW w:w="1079" w:type="dxa"/>
            <w:hideMark/>
          </w:tcPr>
          <w:p w14:paraId="37B53F99" w14:textId="77777777" w:rsidR="008900F4" w:rsidRPr="005F3BAC" w:rsidRDefault="008900F4" w:rsidP="008900F4">
            <w:pPr>
              <w:rPr>
                <w:b/>
                <w:bCs/>
              </w:rPr>
            </w:pPr>
            <w:r w:rsidRPr="005F3BAC">
              <w:rPr>
                <w:b/>
                <w:bCs/>
              </w:rPr>
              <w:t> </w:t>
            </w:r>
            <w:r>
              <w:rPr>
                <w:b/>
                <w:bCs/>
              </w:rPr>
              <w:t>Cả nhóm</w:t>
            </w:r>
          </w:p>
        </w:tc>
        <w:tc>
          <w:tcPr>
            <w:tcW w:w="978" w:type="dxa"/>
            <w:hideMark/>
          </w:tcPr>
          <w:p w14:paraId="3F55A421" w14:textId="77777777" w:rsidR="008900F4" w:rsidRPr="005F3BAC" w:rsidRDefault="008900F4" w:rsidP="008900F4">
            <w:pPr>
              <w:rPr>
                <w:b/>
                <w:bCs/>
              </w:rPr>
            </w:pPr>
            <w:r w:rsidRPr="005F3BAC">
              <w:rPr>
                <w:b/>
                <w:bCs/>
              </w:rPr>
              <w:t> </w:t>
            </w:r>
          </w:p>
        </w:tc>
        <w:tc>
          <w:tcPr>
            <w:tcW w:w="784" w:type="dxa"/>
            <w:hideMark/>
          </w:tcPr>
          <w:p w14:paraId="53864DC5" w14:textId="77777777" w:rsidR="008900F4" w:rsidRPr="005F3BAC" w:rsidRDefault="008900F4" w:rsidP="008900F4">
            <w:pPr>
              <w:rPr>
                <w:b/>
                <w:bCs/>
              </w:rPr>
            </w:pPr>
            <w:r w:rsidRPr="005F3BAC">
              <w:rPr>
                <w:b/>
                <w:bCs/>
              </w:rPr>
              <w:t> </w:t>
            </w:r>
          </w:p>
        </w:tc>
      </w:tr>
      <w:tr w:rsidR="008900F4" w:rsidRPr="005F3BAC" w14:paraId="6A486AD8" w14:textId="77777777" w:rsidTr="00EE293C">
        <w:trPr>
          <w:trHeight w:val="300"/>
        </w:trPr>
        <w:tc>
          <w:tcPr>
            <w:tcW w:w="962" w:type="dxa"/>
            <w:hideMark/>
          </w:tcPr>
          <w:p w14:paraId="71F79EAD" w14:textId="77777777" w:rsidR="008900F4" w:rsidRPr="005F3BAC" w:rsidRDefault="008900F4" w:rsidP="008900F4">
            <w:pPr>
              <w:rPr>
                <w:b/>
                <w:bCs/>
              </w:rPr>
            </w:pPr>
            <w:r w:rsidRPr="005F3BAC">
              <w:rPr>
                <w:b/>
                <w:bCs/>
              </w:rPr>
              <w:t> </w:t>
            </w:r>
          </w:p>
        </w:tc>
        <w:tc>
          <w:tcPr>
            <w:tcW w:w="4520" w:type="dxa"/>
            <w:hideMark/>
          </w:tcPr>
          <w:p w14:paraId="438F39E0" w14:textId="77777777" w:rsidR="008900F4" w:rsidRPr="005F3BAC" w:rsidRDefault="008900F4" w:rsidP="008900F4">
            <w:pPr>
              <w:rPr>
                <w:b/>
                <w:bCs/>
              </w:rPr>
            </w:pPr>
          </w:p>
        </w:tc>
        <w:tc>
          <w:tcPr>
            <w:tcW w:w="1027" w:type="dxa"/>
            <w:hideMark/>
          </w:tcPr>
          <w:p w14:paraId="68AC16EC" w14:textId="77777777" w:rsidR="008900F4" w:rsidRPr="005F3BAC" w:rsidRDefault="008900F4" w:rsidP="008900F4">
            <w:pPr>
              <w:rPr>
                <w:b/>
                <w:bCs/>
              </w:rPr>
            </w:pPr>
            <w:r w:rsidRPr="005F3BAC">
              <w:rPr>
                <w:b/>
                <w:bCs/>
              </w:rPr>
              <w:t> </w:t>
            </w:r>
          </w:p>
        </w:tc>
        <w:tc>
          <w:tcPr>
            <w:tcW w:w="1079" w:type="dxa"/>
            <w:hideMark/>
          </w:tcPr>
          <w:p w14:paraId="2CF83FB1" w14:textId="77777777" w:rsidR="008900F4" w:rsidRPr="005F3BAC" w:rsidRDefault="008900F4" w:rsidP="008900F4">
            <w:pPr>
              <w:rPr>
                <w:b/>
                <w:bCs/>
              </w:rPr>
            </w:pPr>
            <w:r w:rsidRPr="005F3BAC">
              <w:rPr>
                <w:b/>
                <w:bCs/>
              </w:rPr>
              <w:t> </w:t>
            </w:r>
          </w:p>
        </w:tc>
        <w:tc>
          <w:tcPr>
            <w:tcW w:w="978" w:type="dxa"/>
            <w:hideMark/>
          </w:tcPr>
          <w:p w14:paraId="4AB0289D" w14:textId="77777777" w:rsidR="008900F4" w:rsidRPr="005F3BAC" w:rsidRDefault="008900F4" w:rsidP="008900F4">
            <w:pPr>
              <w:rPr>
                <w:b/>
                <w:bCs/>
              </w:rPr>
            </w:pPr>
            <w:r w:rsidRPr="005F3BAC">
              <w:rPr>
                <w:b/>
                <w:bCs/>
              </w:rPr>
              <w:t> </w:t>
            </w:r>
          </w:p>
        </w:tc>
        <w:tc>
          <w:tcPr>
            <w:tcW w:w="784" w:type="dxa"/>
            <w:hideMark/>
          </w:tcPr>
          <w:p w14:paraId="6312FB88" w14:textId="77777777" w:rsidR="008900F4" w:rsidRPr="005F3BAC" w:rsidRDefault="008900F4" w:rsidP="008900F4">
            <w:pPr>
              <w:rPr>
                <w:b/>
                <w:bCs/>
              </w:rPr>
            </w:pPr>
            <w:r w:rsidRPr="005F3BAC">
              <w:rPr>
                <w:b/>
                <w:bCs/>
              </w:rPr>
              <w:t> </w:t>
            </w:r>
          </w:p>
        </w:tc>
      </w:tr>
      <w:bookmarkEnd w:id="0"/>
    </w:tbl>
    <w:p w14:paraId="5DA47E0E" w14:textId="6EC73BE2" w:rsidR="008900F4" w:rsidRDefault="008900F4">
      <w:pPr>
        <w:rPr>
          <w:rFonts w:ascii="Times New Roman" w:hAnsi="Times New Roman" w:cs="Times New Roman"/>
          <w:sz w:val="26"/>
          <w:szCs w:val="26"/>
        </w:rPr>
      </w:pPr>
    </w:p>
    <w:p w14:paraId="6B8BD715" w14:textId="7062189B" w:rsidR="0026699F" w:rsidRDefault="0026699F">
      <w:pPr>
        <w:rPr>
          <w:rFonts w:ascii="Times New Roman" w:hAnsi="Times New Roman" w:cs="Times New Roman"/>
          <w:sz w:val="26"/>
          <w:szCs w:val="26"/>
        </w:rPr>
      </w:pPr>
    </w:p>
    <w:p w14:paraId="2B56EF0C" w14:textId="1B1B6F11" w:rsidR="001C1E86" w:rsidRPr="00CA1AEC" w:rsidRDefault="00141363" w:rsidP="008900F4">
      <w:pPr>
        <w:pStyle w:val="ListParagraph"/>
        <w:numPr>
          <w:ilvl w:val="0"/>
          <w:numId w:val="5"/>
        </w:numPr>
        <w:rPr>
          <w:rFonts w:ascii="Times New Roman" w:hAnsi="Times New Roman" w:cs="Times New Roman"/>
          <w:b/>
          <w:bCs/>
          <w:sz w:val="26"/>
          <w:szCs w:val="26"/>
          <w:u w:val="single"/>
        </w:rPr>
      </w:pPr>
      <w:r w:rsidRPr="00CA1AEC">
        <w:rPr>
          <w:rFonts w:ascii="Times New Roman" w:hAnsi="Times New Roman" w:cs="Times New Roman"/>
          <w:b/>
          <w:bCs/>
          <w:sz w:val="26"/>
          <w:szCs w:val="26"/>
          <w:u w:val="single"/>
        </w:rPr>
        <w:t>Khảo sát hiện trạng:</w:t>
      </w:r>
    </w:p>
    <w:p w14:paraId="6142D7A0" w14:textId="16E3EEF8" w:rsidR="00141363" w:rsidRPr="00CA1AEC" w:rsidRDefault="00141363">
      <w:pPr>
        <w:rPr>
          <w:rFonts w:ascii="Times New Roman" w:hAnsi="Times New Roman" w:cs="Times New Roman"/>
          <w:b/>
          <w:bCs/>
          <w:sz w:val="26"/>
          <w:szCs w:val="26"/>
        </w:rPr>
      </w:pPr>
      <w:r w:rsidRPr="00CA1AEC">
        <w:rPr>
          <w:rFonts w:ascii="Times New Roman" w:hAnsi="Times New Roman" w:cs="Times New Roman"/>
          <w:b/>
          <w:bCs/>
          <w:sz w:val="26"/>
          <w:szCs w:val="26"/>
        </w:rPr>
        <w:t>Hiện trạng tổ chức:</w:t>
      </w:r>
    </w:p>
    <w:p w14:paraId="504D7B65" w14:textId="295EB480" w:rsidR="00E90680" w:rsidRDefault="00E90680">
      <w:pPr>
        <w:rPr>
          <w:rFonts w:ascii="Times New Roman" w:hAnsi="Times New Roman" w:cs="Times New Roman"/>
          <w:sz w:val="26"/>
          <w:szCs w:val="26"/>
        </w:rPr>
      </w:pPr>
      <w:r>
        <w:object w:dxaOrig="9516" w:dyaOrig="5917" w14:anchorId="67F5C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1.6pt" o:ole="">
            <v:imagedata r:id="rId9" o:title=""/>
          </v:shape>
          <o:OLEObject Type="Embed" ProgID="Visio.Drawing.15" ShapeID="_x0000_i1025" DrawAspect="Content" ObjectID="_1623923412" r:id="rId10"/>
        </w:object>
      </w:r>
    </w:p>
    <w:p w14:paraId="643E300D" w14:textId="712A4D5C" w:rsidR="00E90680" w:rsidRPr="00CA1AEC" w:rsidRDefault="00141363">
      <w:pPr>
        <w:rPr>
          <w:rFonts w:ascii="Times New Roman" w:hAnsi="Times New Roman" w:cs="Times New Roman"/>
          <w:b/>
          <w:bCs/>
          <w:sz w:val="26"/>
          <w:szCs w:val="26"/>
        </w:rPr>
      </w:pPr>
      <w:r w:rsidRPr="00CA1AEC">
        <w:rPr>
          <w:rFonts w:ascii="Times New Roman" w:hAnsi="Times New Roman" w:cs="Times New Roman"/>
          <w:b/>
          <w:bCs/>
          <w:sz w:val="26"/>
          <w:szCs w:val="26"/>
        </w:rPr>
        <w:t>Hiện trạng nghiệp vụ:</w:t>
      </w:r>
    </w:p>
    <w:p w14:paraId="30C98AE5" w14:textId="05FD811F" w:rsidR="00141363" w:rsidRDefault="00141363">
      <w:pPr>
        <w:rPr>
          <w:rFonts w:ascii="Times New Roman" w:hAnsi="Times New Roman" w:cs="Times New Roman"/>
          <w:sz w:val="26"/>
          <w:szCs w:val="26"/>
        </w:rPr>
      </w:pPr>
      <w:r>
        <w:rPr>
          <w:rFonts w:ascii="Times New Roman" w:hAnsi="Times New Roman" w:cs="Times New Roman"/>
          <w:sz w:val="26"/>
          <w:szCs w:val="26"/>
        </w:rPr>
        <w:t>Các công đoạn:</w:t>
      </w:r>
    </w:p>
    <w:p w14:paraId="694F39A2" w14:textId="28580084" w:rsidR="00141363" w:rsidRDefault="00141363">
      <w:pPr>
        <w:rPr>
          <w:ins w:id="1" w:author="Khanh Pham" w:date="2019-04-02T00:51:00Z"/>
          <w:rFonts w:ascii="Times New Roman" w:hAnsi="Times New Roman" w:cs="Times New Roman"/>
          <w:sz w:val="26"/>
          <w:szCs w:val="26"/>
        </w:rPr>
      </w:pPr>
      <w:r>
        <w:rPr>
          <w:rFonts w:ascii="Times New Roman" w:hAnsi="Times New Roman" w:cs="Times New Roman"/>
          <w:sz w:val="26"/>
          <w:szCs w:val="26"/>
        </w:rPr>
        <w:t>Trồng cây cảnh mới:</w:t>
      </w:r>
    </w:p>
    <w:tbl>
      <w:tblPr>
        <w:tblStyle w:val="TableGrid"/>
        <w:tblW w:w="0" w:type="auto"/>
        <w:tblLook w:val="04A0" w:firstRow="1" w:lastRow="0" w:firstColumn="1" w:lastColumn="0" w:noHBand="0" w:noVBand="1"/>
      </w:tblPr>
      <w:tblGrid>
        <w:gridCol w:w="4675"/>
        <w:gridCol w:w="4675"/>
      </w:tblGrid>
      <w:tr w:rsidR="001E2795" w14:paraId="7982ADCF" w14:textId="77777777" w:rsidTr="007B1513">
        <w:trPr>
          <w:ins w:id="2" w:author="Khanh Pham" w:date="2019-04-02T00:51:00Z"/>
        </w:trPr>
        <w:tc>
          <w:tcPr>
            <w:tcW w:w="9350" w:type="dxa"/>
            <w:gridSpan w:val="2"/>
          </w:tcPr>
          <w:p w14:paraId="1AACFD6B" w14:textId="36CF26CC" w:rsidR="001E2795" w:rsidRPr="007B1513" w:rsidRDefault="001E2795">
            <w:pPr>
              <w:jc w:val="center"/>
              <w:rPr>
                <w:ins w:id="3" w:author="Khanh Pham" w:date="2019-04-02T00:51:00Z"/>
                <w:rFonts w:ascii="Times New Roman" w:hAnsi="Times New Roman" w:cs="Times New Roman"/>
                <w:b/>
                <w:sz w:val="26"/>
                <w:szCs w:val="26"/>
              </w:rPr>
              <w:pPrChange w:id="4" w:author="Khanh Pham" w:date="2019-04-02T00:52:00Z">
                <w:pPr/>
              </w:pPrChange>
            </w:pPr>
            <w:ins w:id="5" w:author="Khanh Pham" w:date="2019-04-02T00:51:00Z">
              <w:r w:rsidRPr="007B1513">
                <w:rPr>
                  <w:rFonts w:ascii="Times New Roman" w:hAnsi="Times New Roman" w:cs="Times New Roman"/>
                  <w:b/>
                  <w:sz w:val="26"/>
                  <w:szCs w:val="26"/>
                </w:rPr>
                <w:t>Hồ Sơ Cây Mới</w:t>
              </w:r>
            </w:ins>
          </w:p>
        </w:tc>
      </w:tr>
      <w:tr w:rsidR="001E2795" w14:paraId="2FF5451F" w14:textId="77777777" w:rsidTr="001E2795">
        <w:trPr>
          <w:ins w:id="6" w:author="Khanh Pham" w:date="2019-04-02T00:51:00Z"/>
        </w:trPr>
        <w:tc>
          <w:tcPr>
            <w:tcW w:w="4675" w:type="dxa"/>
          </w:tcPr>
          <w:p w14:paraId="2552EA64" w14:textId="0E78F39D" w:rsidR="001E2795" w:rsidRDefault="001E2795">
            <w:pPr>
              <w:tabs>
                <w:tab w:val="left" w:leader="dot" w:pos="4320"/>
              </w:tabs>
              <w:rPr>
                <w:ins w:id="7" w:author="Khanh Pham" w:date="2019-04-02T00:51:00Z"/>
                <w:rFonts w:ascii="Times New Roman" w:hAnsi="Times New Roman" w:cs="Times New Roman"/>
                <w:sz w:val="26"/>
                <w:szCs w:val="26"/>
              </w:rPr>
              <w:pPrChange w:id="8" w:author="Khanh Pham" w:date="2019-04-02T00:52:00Z">
                <w:pPr/>
              </w:pPrChange>
            </w:pPr>
            <w:ins w:id="9" w:author="Khanh Pham" w:date="2019-04-02T00:51:00Z">
              <w:r>
                <w:rPr>
                  <w:rFonts w:ascii="Times New Roman" w:hAnsi="Times New Roman" w:cs="Times New Roman"/>
                  <w:sz w:val="26"/>
                  <w:szCs w:val="26"/>
                </w:rPr>
                <w:t xml:space="preserve">Tên: </w:t>
              </w:r>
            </w:ins>
            <w:ins w:id="10" w:author="Khanh Pham" w:date="2019-04-02T00:52:00Z">
              <w:r>
                <w:rPr>
                  <w:rFonts w:ascii="Times New Roman" w:hAnsi="Times New Roman" w:cs="Times New Roman"/>
                  <w:sz w:val="26"/>
                  <w:szCs w:val="26"/>
                </w:rPr>
                <w:tab/>
              </w:r>
            </w:ins>
          </w:p>
        </w:tc>
        <w:tc>
          <w:tcPr>
            <w:tcW w:w="4675" w:type="dxa"/>
          </w:tcPr>
          <w:p w14:paraId="78F6D278" w14:textId="4ECCF45D" w:rsidR="001E2795" w:rsidRDefault="001E2795">
            <w:pPr>
              <w:tabs>
                <w:tab w:val="left" w:leader="dot" w:pos="4392"/>
              </w:tabs>
              <w:rPr>
                <w:ins w:id="11" w:author="Khanh Pham" w:date="2019-04-02T00:51:00Z"/>
                <w:rFonts w:ascii="Times New Roman" w:hAnsi="Times New Roman" w:cs="Times New Roman"/>
                <w:sz w:val="26"/>
                <w:szCs w:val="26"/>
              </w:rPr>
              <w:pPrChange w:id="12" w:author="Khanh Pham" w:date="2019-04-02T00:52:00Z">
                <w:pPr/>
              </w:pPrChange>
            </w:pPr>
            <w:ins w:id="13" w:author="Khanh Pham" w:date="2019-04-02T00:51:00Z">
              <w:r>
                <w:rPr>
                  <w:rFonts w:ascii="Times New Roman" w:hAnsi="Times New Roman" w:cs="Times New Roman"/>
                  <w:sz w:val="26"/>
                  <w:szCs w:val="26"/>
                </w:rPr>
                <w:t xml:space="preserve">Loại </w:t>
              </w:r>
            </w:ins>
            <w:ins w:id="14" w:author="Khanh Pham" w:date="2019-04-02T00:52:00Z">
              <w:r>
                <w:rPr>
                  <w:rFonts w:ascii="Times New Roman" w:hAnsi="Times New Roman" w:cs="Times New Roman"/>
                  <w:sz w:val="26"/>
                  <w:szCs w:val="26"/>
                </w:rPr>
                <w:t xml:space="preserve">cây: </w:t>
              </w:r>
              <w:r>
                <w:rPr>
                  <w:rFonts w:ascii="Times New Roman" w:hAnsi="Times New Roman" w:cs="Times New Roman"/>
                  <w:sz w:val="26"/>
                  <w:szCs w:val="26"/>
                </w:rPr>
                <w:tab/>
              </w:r>
            </w:ins>
          </w:p>
        </w:tc>
      </w:tr>
      <w:tr w:rsidR="001E2795" w14:paraId="3A80FAB1" w14:textId="77777777" w:rsidTr="001E2795">
        <w:trPr>
          <w:ins w:id="15" w:author="Khanh Pham" w:date="2019-04-02T00:51:00Z"/>
        </w:trPr>
        <w:tc>
          <w:tcPr>
            <w:tcW w:w="4675" w:type="dxa"/>
          </w:tcPr>
          <w:p w14:paraId="6F699618" w14:textId="51267BAA" w:rsidR="001E2795" w:rsidRDefault="001E2795">
            <w:pPr>
              <w:tabs>
                <w:tab w:val="left" w:leader="dot" w:pos="4332"/>
              </w:tabs>
              <w:rPr>
                <w:ins w:id="16" w:author="Khanh Pham" w:date="2019-04-02T00:51:00Z"/>
                <w:rFonts w:ascii="Times New Roman" w:hAnsi="Times New Roman" w:cs="Times New Roman"/>
                <w:sz w:val="26"/>
                <w:szCs w:val="26"/>
              </w:rPr>
              <w:pPrChange w:id="17" w:author="Khanh Pham" w:date="2019-04-02T00:52:00Z">
                <w:pPr/>
              </w:pPrChange>
            </w:pPr>
            <w:ins w:id="18" w:author="Khanh Pham" w:date="2019-04-02T00:51:00Z">
              <w:r>
                <w:rPr>
                  <w:rFonts w:ascii="Times New Roman" w:hAnsi="Times New Roman" w:cs="Times New Roman"/>
                  <w:sz w:val="26"/>
                  <w:szCs w:val="26"/>
                </w:rPr>
                <w:t xml:space="preserve">Vị trí: </w:t>
              </w:r>
            </w:ins>
            <w:ins w:id="19" w:author="Khanh Pham" w:date="2019-04-02T00:52:00Z">
              <w:r>
                <w:rPr>
                  <w:rFonts w:ascii="Times New Roman" w:hAnsi="Times New Roman" w:cs="Times New Roman"/>
                  <w:sz w:val="26"/>
                  <w:szCs w:val="26"/>
                </w:rPr>
                <w:tab/>
              </w:r>
            </w:ins>
          </w:p>
        </w:tc>
        <w:tc>
          <w:tcPr>
            <w:tcW w:w="4675" w:type="dxa"/>
          </w:tcPr>
          <w:p w14:paraId="40AFFCC5" w14:textId="2C3D9CD6" w:rsidR="001E2795" w:rsidRDefault="001E2795">
            <w:pPr>
              <w:tabs>
                <w:tab w:val="left" w:leader="dot" w:pos="4368"/>
              </w:tabs>
              <w:rPr>
                <w:ins w:id="20" w:author="Khanh Pham" w:date="2019-04-02T00:51:00Z"/>
                <w:rFonts w:ascii="Times New Roman" w:hAnsi="Times New Roman" w:cs="Times New Roman"/>
                <w:sz w:val="26"/>
                <w:szCs w:val="26"/>
              </w:rPr>
              <w:pPrChange w:id="21" w:author="Khanh Pham" w:date="2019-04-02T00:52:00Z">
                <w:pPr/>
              </w:pPrChange>
            </w:pPr>
            <w:ins w:id="22" w:author="Khanh Pham" w:date="2019-04-02T00:52:00Z">
              <w:r>
                <w:rPr>
                  <w:rFonts w:ascii="Times New Roman" w:hAnsi="Times New Roman" w:cs="Times New Roman"/>
                  <w:sz w:val="26"/>
                  <w:szCs w:val="26"/>
                </w:rPr>
                <w:t xml:space="preserve">Ngày trồng: </w:t>
              </w:r>
              <w:r>
                <w:rPr>
                  <w:rFonts w:ascii="Times New Roman" w:hAnsi="Times New Roman" w:cs="Times New Roman"/>
                  <w:sz w:val="26"/>
                  <w:szCs w:val="26"/>
                </w:rPr>
                <w:tab/>
              </w:r>
            </w:ins>
          </w:p>
        </w:tc>
      </w:tr>
    </w:tbl>
    <w:p w14:paraId="4FC9D8EA" w14:textId="0D936612" w:rsidR="001E2795" w:rsidRDefault="001E2795">
      <w:pPr>
        <w:rPr>
          <w:rFonts w:ascii="Times New Roman" w:hAnsi="Times New Roman" w:cs="Times New Roman"/>
          <w:sz w:val="26"/>
          <w:szCs w:val="26"/>
        </w:rPr>
      </w:pPr>
    </w:p>
    <w:p w14:paraId="6ABF8AF1" w14:textId="6432DD27" w:rsidR="001E2795" w:rsidRDefault="00E97A89">
      <w:pPr>
        <w:rPr>
          <w:rFonts w:ascii="Times New Roman" w:hAnsi="Times New Roman" w:cs="Times New Roman"/>
          <w:sz w:val="26"/>
          <w:szCs w:val="26"/>
        </w:rPr>
      </w:pPr>
      <w:r>
        <w:rPr>
          <w:rFonts w:ascii="Times New Roman" w:hAnsi="Times New Roman" w:cs="Times New Roman"/>
          <w:sz w:val="26"/>
          <w:szCs w:val="26"/>
        </w:rPr>
        <w:lastRenderedPageBreak/>
        <w:t>Người quản lý</w:t>
      </w:r>
      <w:r w:rsidR="001E2795">
        <w:rPr>
          <w:rFonts w:ascii="Times New Roman" w:hAnsi="Times New Roman" w:cs="Times New Roman"/>
          <w:sz w:val="26"/>
          <w:szCs w:val="26"/>
        </w:rPr>
        <w:t xml:space="preserve"> nhập thông tin chi tiết cây cảnh mới vào biểu mẫu.</w:t>
      </w:r>
    </w:p>
    <w:p w14:paraId="27F12B0B" w14:textId="54AADE29" w:rsidR="00E97A89" w:rsidRDefault="00E97A89">
      <w:pPr>
        <w:rPr>
          <w:rFonts w:ascii="Times New Roman" w:hAnsi="Times New Roman" w:cs="Times New Roman"/>
          <w:sz w:val="26"/>
          <w:szCs w:val="26"/>
        </w:rPr>
      </w:pPr>
      <w:r>
        <w:rPr>
          <w:rFonts w:ascii="Times New Roman" w:hAnsi="Times New Roman" w:cs="Times New Roman"/>
          <w:sz w:val="26"/>
          <w:szCs w:val="26"/>
        </w:rPr>
        <w:t>Mỗi cây có một định dạng duy nhất là mã cây cảnh.</w:t>
      </w:r>
    </w:p>
    <w:p w14:paraId="64FDCCA5" w14:textId="079391B9" w:rsidR="001E2795" w:rsidRDefault="001E2795">
      <w:pPr>
        <w:rPr>
          <w:rFonts w:ascii="Times New Roman" w:hAnsi="Times New Roman" w:cs="Times New Roman"/>
          <w:sz w:val="26"/>
          <w:szCs w:val="26"/>
        </w:rPr>
      </w:pPr>
      <w:r>
        <w:rPr>
          <w:rFonts w:ascii="Times New Roman" w:hAnsi="Times New Roman" w:cs="Times New Roman"/>
          <w:sz w:val="26"/>
          <w:szCs w:val="26"/>
        </w:rPr>
        <w:t>Có 2 loại cây cảnh (cần ánh sáng, bóng râm). Có 3 vị trí trong nhà trồng cây cảnh (ban công, cửa sổ và trước cổng). Ở mỗi vị trí có thể đặt tối đa 4 cây cảnh.</w:t>
      </w:r>
    </w:p>
    <w:p w14:paraId="434A139D" w14:textId="1E92B771" w:rsidR="001E2795" w:rsidRDefault="001E2795">
      <w:pPr>
        <w:rPr>
          <w:rFonts w:ascii="Times New Roman" w:hAnsi="Times New Roman" w:cs="Times New Roman"/>
          <w:sz w:val="26"/>
          <w:szCs w:val="26"/>
        </w:rPr>
      </w:pPr>
      <w:r>
        <w:rPr>
          <w:rFonts w:ascii="Times New Roman" w:hAnsi="Times New Roman" w:cs="Times New Roman"/>
          <w:sz w:val="26"/>
          <w:szCs w:val="26"/>
        </w:rPr>
        <w:t>Hệ thống lưu thông tin cây mới vào CSDL.</w:t>
      </w:r>
    </w:p>
    <w:p w14:paraId="7D942CCF" w14:textId="132425AD" w:rsidR="001E2795" w:rsidRDefault="001E2795">
      <w:pPr>
        <w:rPr>
          <w:rFonts w:ascii="Times New Roman" w:hAnsi="Times New Roman" w:cs="Times New Roman"/>
          <w:sz w:val="26"/>
          <w:szCs w:val="26"/>
        </w:rPr>
      </w:pPr>
      <w:r>
        <w:rPr>
          <w:rFonts w:ascii="Times New Roman" w:hAnsi="Times New Roman" w:cs="Times New Roman"/>
          <w:sz w:val="26"/>
          <w:szCs w:val="26"/>
        </w:rPr>
        <w:t>Xây dựng lịch chăm sóc cho cây mới.</w:t>
      </w:r>
    </w:p>
    <w:p w14:paraId="230D922D" w14:textId="77777777" w:rsidR="001E2795" w:rsidRDefault="001E2795">
      <w:pPr>
        <w:rPr>
          <w:rFonts w:ascii="Times New Roman" w:hAnsi="Times New Roman" w:cs="Times New Roman"/>
          <w:sz w:val="26"/>
          <w:szCs w:val="26"/>
        </w:rPr>
      </w:pPr>
    </w:p>
    <w:p w14:paraId="761EDE4B" w14:textId="52B68FB7" w:rsidR="00141363" w:rsidRDefault="00141363">
      <w:pPr>
        <w:rPr>
          <w:ins w:id="23" w:author="Khanh Pham" w:date="2019-04-02T00:52:00Z"/>
          <w:rFonts w:ascii="Times New Roman" w:hAnsi="Times New Roman" w:cs="Times New Roman"/>
          <w:sz w:val="26"/>
          <w:szCs w:val="26"/>
        </w:rPr>
      </w:pPr>
      <w:r>
        <w:rPr>
          <w:rFonts w:ascii="Times New Roman" w:hAnsi="Times New Roman" w:cs="Times New Roman"/>
          <w:sz w:val="26"/>
          <w:szCs w:val="26"/>
        </w:rPr>
        <w:t>Lập lịch chăm sóc:</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E2795" w14:paraId="019B7E44" w14:textId="77777777" w:rsidTr="007B1513">
        <w:trPr>
          <w:ins w:id="24" w:author="Khanh Pham" w:date="2019-04-02T00:53:00Z"/>
        </w:trPr>
        <w:tc>
          <w:tcPr>
            <w:tcW w:w="9350" w:type="dxa"/>
            <w:gridSpan w:val="6"/>
          </w:tcPr>
          <w:p w14:paraId="6983D551" w14:textId="319F522D" w:rsidR="001E2795" w:rsidRPr="007B1513" w:rsidRDefault="001E2795" w:rsidP="001E2795">
            <w:pPr>
              <w:jc w:val="center"/>
              <w:rPr>
                <w:ins w:id="25" w:author="Khanh Pham" w:date="2019-04-02T00:53:00Z"/>
                <w:rFonts w:ascii="Times New Roman" w:hAnsi="Times New Roman" w:cs="Times New Roman"/>
                <w:b/>
                <w:sz w:val="26"/>
                <w:szCs w:val="26"/>
              </w:rPr>
            </w:pPr>
            <w:r w:rsidRPr="007B1513">
              <w:rPr>
                <w:rFonts w:ascii="Times New Roman" w:hAnsi="Times New Roman" w:cs="Times New Roman"/>
                <w:b/>
                <w:sz w:val="26"/>
                <w:szCs w:val="26"/>
              </w:rPr>
              <w:t>Lịch Chăm Sóc</w:t>
            </w:r>
          </w:p>
        </w:tc>
      </w:tr>
      <w:tr w:rsidR="001E2795" w14:paraId="36EE7A06" w14:textId="77777777" w:rsidTr="007B1513">
        <w:trPr>
          <w:ins w:id="26" w:author="Khanh Pham" w:date="2019-04-02T00:53:00Z"/>
        </w:trPr>
        <w:tc>
          <w:tcPr>
            <w:tcW w:w="4674" w:type="dxa"/>
            <w:gridSpan w:val="3"/>
          </w:tcPr>
          <w:p w14:paraId="60A20168" w14:textId="592367D6" w:rsidR="001E2795" w:rsidRDefault="001E2795" w:rsidP="001E2795">
            <w:pPr>
              <w:tabs>
                <w:tab w:val="left" w:leader="dot" w:pos="4332"/>
              </w:tabs>
              <w:rPr>
                <w:ins w:id="27" w:author="Khanh Pham" w:date="2019-04-02T00:53:00Z"/>
                <w:rFonts w:ascii="Times New Roman" w:hAnsi="Times New Roman" w:cs="Times New Roman"/>
                <w:sz w:val="26"/>
                <w:szCs w:val="26"/>
              </w:rPr>
            </w:pPr>
            <w:r>
              <w:rPr>
                <w:rFonts w:ascii="Times New Roman" w:hAnsi="Times New Roman" w:cs="Times New Roman"/>
                <w:sz w:val="26"/>
                <w:szCs w:val="26"/>
              </w:rPr>
              <w:t xml:space="preserve">Cây cảnh: </w:t>
            </w:r>
            <w:r>
              <w:rPr>
                <w:rFonts w:ascii="Times New Roman" w:hAnsi="Times New Roman" w:cs="Times New Roman"/>
                <w:sz w:val="26"/>
                <w:szCs w:val="26"/>
              </w:rPr>
              <w:tab/>
            </w:r>
          </w:p>
        </w:tc>
        <w:tc>
          <w:tcPr>
            <w:tcW w:w="4676" w:type="dxa"/>
            <w:gridSpan w:val="3"/>
          </w:tcPr>
          <w:p w14:paraId="50C52A24" w14:textId="3E5355AF" w:rsidR="001E2795" w:rsidRDefault="001E2795" w:rsidP="001E2795">
            <w:pPr>
              <w:tabs>
                <w:tab w:val="left" w:leader="dot" w:pos="4344"/>
              </w:tabs>
              <w:rPr>
                <w:ins w:id="28" w:author="Khanh Pham" w:date="2019-04-02T00:53:00Z"/>
                <w:rFonts w:ascii="Times New Roman" w:hAnsi="Times New Roman" w:cs="Times New Roman"/>
                <w:sz w:val="26"/>
                <w:szCs w:val="26"/>
              </w:rPr>
            </w:pPr>
            <w:r>
              <w:rPr>
                <w:rFonts w:ascii="Times New Roman" w:hAnsi="Times New Roman" w:cs="Times New Roman"/>
                <w:sz w:val="26"/>
                <w:szCs w:val="26"/>
              </w:rPr>
              <w:t xml:space="preserve">Ngày lập lịch: </w:t>
            </w:r>
            <w:r>
              <w:rPr>
                <w:rFonts w:ascii="Times New Roman" w:hAnsi="Times New Roman" w:cs="Times New Roman"/>
                <w:sz w:val="26"/>
                <w:szCs w:val="26"/>
              </w:rPr>
              <w:tab/>
            </w:r>
          </w:p>
        </w:tc>
      </w:tr>
      <w:tr w:rsidR="001E2795" w14:paraId="1AC7F821" w14:textId="77777777" w:rsidTr="001E2795">
        <w:trPr>
          <w:ins w:id="29" w:author="Khanh Pham" w:date="2019-04-02T00:53:00Z"/>
        </w:trPr>
        <w:tc>
          <w:tcPr>
            <w:tcW w:w="1558" w:type="dxa"/>
          </w:tcPr>
          <w:p w14:paraId="75CC14F0" w14:textId="444BF917" w:rsidR="001E2795" w:rsidRDefault="001E2795" w:rsidP="001E2795">
            <w:pPr>
              <w:jc w:val="center"/>
              <w:rPr>
                <w:ins w:id="30" w:author="Khanh Pham" w:date="2019-04-02T00:53:00Z"/>
                <w:rFonts w:ascii="Times New Roman" w:hAnsi="Times New Roman" w:cs="Times New Roman"/>
                <w:sz w:val="26"/>
                <w:szCs w:val="26"/>
              </w:rPr>
            </w:pPr>
            <w:r>
              <w:rPr>
                <w:rFonts w:ascii="Times New Roman" w:hAnsi="Times New Roman" w:cs="Times New Roman"/>
                <w:sz w:val="26"/>
                <w:szCs w:val="26"/>
              </w:rPr>
              <w:t>STT</w:t>
            </w:r>
          </w:p>
        </w:tc>
        <w:tc>
          <w:tcPr>
            <w:tcW w:w="1558" w:type="dxa"/>
          </w:tcPr>
          <w:p w14:paraId="314C3672" w14:textId="3459A7D4" w:rsidR="001E2795" w:rsidRDefault="001E2795" w:rsidP="001E2795">
            <w:pPr>
              <w:jc w:val="center"/>
              <w:rPr>
                <w:ins w:id="31" w:author="Khanh Pham" w:date="2019-04-02T00:53:00Z"/>
                <w:rFonts w:ascii="Times New Roman" w:hAnsi="Times New Roman" w:cs="Times New Roman"/>
                <w:sz w:val="26"/>
                <w:szCs w:val="26"/>
              </w:rPr>
            </w:pPr>
            <w:r>
              <w:rPr>
                <w:rFonts w:ascii="Times New Roman" w:hAnsi="Times New Roman" w:cs="Times New Roman"/>
                <w:sz w:val="26"/>
                <w:szCs w:val="26"/>
              </w:rPr>
              <w:t>Thời gian</w:t>
            </w:r>
          </w:p>
        </w:tc>
        <w:tc>
          <w:tcPr>
            <w:tcW w:w="1558" w:type="dxa"/>
          </w:tcPr>
          <w:p w14:paraId="53D1859C" w14:textId="32516D64" w:rsidR="001E2795" w:rsidRDefault="001E2795" w:rsidP="001E2795">
            <w:pPr>
              <w:jc w:val="center"/>
              <w:rPr>
                <w:ins w:id="32" w:author="Khanh Pham" w:date="2019-04-02T00:53:00Z"/>
                <w:rFonts w:ascii="Times New Roman" w:hAnsi="Times New Roman" w:cs="Times New Roman"/>
                <w:sz w:val="26"/>
                <w:szCs w:val="26"/>
              </w:rPr>
            </w:pPr>
            <w:r>
              <w:rPr>
                <w:rFonts w:ascii="Times New Roman" w:hAnsi="Times New Roman" w:cs="Times New Roman"/>
                <w:sz w:val="26"/>
                <w:szCs w:val="26"/>
              </w:rPr>
              <w:t>Vật tư</w:t>
            </w:r>
          </w:p>
        </w:tc>
        <w:tc>
          <w:tcPr>
            <w:tcW w:w="1558" w:type="dxa"/>
          </w:tcPr>
          <w:p w14:paraId="27FF957A" w14:textId="7C2AC719" w:rsidR="001E2795" w:rsidRDefault="001E2795" w:rsidP="001E2795">
            <w:pPr>
              <w:jc w:val="center"/>
              <w:rPr>
                <w:ins w:id="33" w:author="Khanh Pham" w:date="2019-04-02T00:53:00Z"/>
                <w:rFonts w:ascii="Times New Roman" w:hAnsi="Times New Roman" w:cs="Times New Roman"/>
                <w:sz w:val="26"/>
                <w:szCs w:val="26"/>
              </w:rPr>
            </w:pPr>
            <w:r>
              <w:rPr>
                <w:rFonts w:ascii="Times New Roman" w:hAnsi="Times New Roman" w:cs="Times New Roman"/>
                <w:sz w:val="26"/>
                <w:szCs w:val="26"/>
              </w:rPr>
              <w:t>Đơn vị tính</w:t>
            </w:r>
          </w:p>
        </w:tc>
        <w:tc>
          <w:tcPr>
            <w:tcW w:w="1559" w:type="dxa"/>
          </w:tcPr>
          <w:p w14:paraId="13164110" w14:textId="65906A71" w:rsidR="001E2795" w:rsidRDefault="001E2795" w:rsidP="001E2795">
            <w:pPr>
              <w:jc w:val="center"/>
              <w:rPr>
                <w:ins w:id="34" w:author="Khanh Pham" w:date="2019-04-02T00:53:00Z"/>
                <w:rFonts w:ascii="Times New Roman" w:hAnsi="Times New Roman" w:cs="Times New Roman"/>
                <w:sz w:val="26"/>
                <w:szCs w:val="26"/>
              </w:rPr>
            </w:pPr>
            <w:r>
              <w:rPr>
                <w:rFonts w:ascii="Times New Roman" w:hAnsi="Times New Roman" w:cs="Times New Roman"/>
                <w:sz w:val="26"/>
                <w:szCs w:val="26"/>
              </w:rPr>
              <w:t>Số lượng</w:t>
            </w:r>
          </w:p>
        </w:tc>
        <w:tc>
          <w:tcPr>
            <w:tcW w:w="1559" w:type="dxa"/>
          </w:tcPr>
          <w:p w14:paraId="57CAD130" w14:textId="6ADA70B9" w:rsidR="001E2795" w:rsidRDefault="001E2795" w:rsidP="001E2795">
            <w:pPr>
              <w:jc w:val="center"/>
              <w:rPr>
                <w:ins w:id="35" w:author="Khanh Pham" w:date="2019-04-02T00:53:00Z"/>
                <w:rFonts w:ascii="Times New Roman" w:hAnsi="Times New Roman" w:cs="Times New Roman"/>
                <w:sz w:val="26"/>
                <w:szCs w:val="26"/>
              </w:rPr>
            </w:pPr>
            <w:r>
              <w:rPr>
                <w:rFonts w:ascii="Times New Roman" w:hAnsi="Times New Roman" w:cs="Times New Roman"/>
                <w:sz w:val="26"/>
                <w:szCs w:val="26"/>
              </w:rPr>
              <w:t>Ghi chú</w:t>
            </w:r>
          </w:p>
        </w:tc>
      </w:tr>
      <w:tr w:rsidR="001E2795" w14:paraId="2E561A63" w14:textId="77777777" w:rsidTr="001E2795">
        <w:trPr>
          <w:ins w:id="36" w:author="Khanh Pham" w:date="2019-04-02T00:53:00Z"/>
        </w:trPr>
        <w:tc>
          <w:tcPr>
            <w:tcW w:w="1558" w:type="dxa"/>
          </w:tcPr>
          <w:p w14:paraId="0486CDBA" w14:textId="319FB73B" w:rsidR="001E2795" w:rsidRDefault="001E2795" w:rsidP="001E2795">
            <w:pPr>
              <w:jc w:val="center"/>
              <w:rPr>
                <w:ins w:id="37" w:author="Khanh Pham" w:date="2019-04-02T00:53:00Z"/>
                <w:rFonts w:ascii="Times New Roman" w:hAnsi="Times New Roman" w:cs="Times New Roman"/>
                <w:sz w:val="26"/>
                <w:szCs w:val="26"/>
              </w:rPr>
            </w:pPr>
            <w:r>
              <w:rPr>
                <w:rFonts w:ascii="Times New Roman" w:hAnsi="Times New Roman" w:cs="Times New Roman"/>
                <w:sz w:val="26"/>
                <w:szCs w:val="26"/>
              </w:rPr>
              <w:t>1</w:t>
            </w:r>
          </w:p>
        </w:tc>
        <w:tc>
          <w:tcPr>
            <w:tcW w:w="1558" w:type="dxa"/>
          </w:tcPr>
          <w:p w14:paraId="428F13D7" w14:textId="77777777" w:rsidR="001E2795" w:rsidRDefault="001E2795" w:rsidP="001E2795">
            <w:pPr>
              <w:jc w:val="center"/>
              <w:rPr>
                <w:ins w:id="38" w:author="Khanh Pham" w:date="2019-04-02T00:53:00Z"/>
                <w:rFonts w:ascii="Times New Roman" w:hAnsi="Times New Roman" w:cs="Times New Roman"/>
                <w:sz w:val="26"/>
                <w:szCs w:val="26"/>
              </w:rPr>
            </w:pPr>
          </w:p>
        </w:tc>
        <w:tc>
          <w:tcPr>
            <w:tcW w:w="1558" w:type="dxa"/>
          </w:tcPr>
          <w:p w14:paraId="05F8EC96" w14:textId="77777777" w:rsidR="001E2795" w:rsidRDefault="001E2795" w:rsidP="001E2795">
            <w:pPr>
              <w:jc w:val="center"/>
              <w:rPr>
                <w:ins w:id="39" w:author="Khanh Pham" w:date="2019-04-02T00:53:00Z"/>
                <w:rFonts w:ascii="Times New Roman" w:hAnsi="Times New Roman" w:cs="Times New Roman"/>
                <w:sz w:val="26"/>
                <w:szCs w:val="26"/>
              </w:rPr>
            </w:pPr>
          </w:p>
        </w:tc>
        <w:tc>
          <w:tcPr>
            <w:tcW w:w="1558" w:type="dxa"/>
          </w:tcPr>
          <w:p w14:paraId="3998E2ED" w14:textId="77777777" w:rsidR="001E2795" w:rsidRDefault="001E2795" w:rsidP="001E2795">
            <w:pPr>
              <w:jc w:val="center"/>
              <w:rPr>
                <w:ins w:id="40" w:author="Khanh Pham" w:date="2019-04-02T00:53:00Z"/>
                <w:rFonts w:ascii="Times New Roman" w:hAnsi="Times New Roman" w:cs="Times New Roman"/>
                <w:sz w:val="26"/>
                <w:szCs w:val="26"/>
              </w:rPr>
            </w:pPr>
          </w:p>
        </w:tc>
        <w:tc>
          <w:tcPr>
            <w:tcW w:w="1559" w:type="dxa"/>
          </w:tcPr>
          <w:p w14:paraId="39466CEC" w14:textId="77777777" w:rsidR="001E2795" w:rsidRDefault="001E2795" w:rsidP="001E2795">
            <w:pPr>
              <w:jc w:val="center"/>
              <w:rPr>
                <w:ins w:id="41" w:author="Khanh Pham" w:date="2019-04-02T00:53:00Z"/>
                <w:rFonts w:ascii="Times New Roman" w:hAnsi="Times New Roman" w:cs="Times New Roman"/>
                <w:sz w:val="26"/>
                <w:szCs w:val="26"/>
              </w:rPr>
            </w:pPr>
          </w:p>
        </w:tc>
        <w:tc>
          <w:tcPr>
            <w:tcW w:w="1559" w:type="dxa"/>
          </w:tcPr>
          <w:p w14:paraId="5DCD76DE" w14:textId="77777777" w:rsidR="001E2795" w:rsidRDefault="001E2795" w:rsidP="001E2795">
            <w:pPr>
              <w:jc w:val="center"/>
              <w:rPr>
                <w:ins w:id="42" w:author="Khanh Pham" w:date="2019-04-02T00:53:00Z"/>
                <w:rFonts w:ascii="Times New Roman" w:hAnsi="Times New Roman" w:cs="Times New Roman"/>
                <w:sz w:val="26"/>
                <w:szCs w:val="26"/>
              </w:rPr>
            </w:pPr>
          </w:p>
        </w:tc>
      </w:tr>
      <w:tr w:rsidR="001E2795" w14:paraId="70D6FAFA" w14:textId="77777777" w:rsidTr="001E2795">
        <w:trPr>
          <w:ins w:id="43" w:author="Khanh Pham" w:date="2019-04-02T00:53:00Z"/>
        </w:trPr>
        <w:tc>
          <w:tcPr>
            <w:tcW w:w="1558" w:type="dxa"/>
          </w:tcPr>
          <w:p w14:paraId="383F057B" w14:textId="57451E09" w:rsidR="001E2795" w:rsidRDefault="001E2795" w:rsidP="001E2795">
            <w:pPr>
              <w:jc w:val="center"/>
              <w:rPr>
                <w:ins w:id="44" w:author="Khanh Pham" w:date="2019-04-02T00:53:00Z"/>
                <w:rFonts w:ascii="Times New Roman" w:hAnsi="Times New Roman" w:cs="Times New Roman"/>
                <w:sz w:val="26"/>
                <w:szCs w:val="26"/>
              </w:rPr>
            </w:pPr>
            <w:r>
              <w:rPr>
                <w:rFonts w:ascii="Times New Roman" w:hAnsi="Times New Roman" w:cs="Times New Roman"/>
                <w:sz w:val="26"/>
                <w:szCs w:val="26"/>
              </w:rPr>
              <w:t>2</w:t>
            </w:r>
          </w:p>
        </w:tc>
        <w:tc>
          <w:tcPr>
            <w:tcW w:w="1558" w:type="dxa"/>
          </w:tcPr>
          <w:p w14:paraId="64C21E64" w14:textId="77777777" w:rsidR="001E2795" w:rsidRDefault="001E2795" w:rsidP="001E2795">
            <w:pPr>
              <w:jc w:val="center"/>
              <w:rPr>
                <w:ins w:id="45" w:author="Khanh Pham" w:date="2019-04-02T00:53:00Z"/>
                <w:rFonts w:ascii="Times New Roman" w:hAnsi="Times New Roman" w:cs="Times New Roman"/>
                <w:sz w:val="26"/>
                <w:szCs w:val="26"/>
              </w:rPr>
            </w:pPr>
          </w:p>
        </w:tc>
        <w:tc>
          <w:tcPr>
            <w:tcW w:w="1558" w:type="dxa"/>
          </w:tcPr>
          <w:p w14:paraId="0614D2F3" w14:textId="77777777" w:rsidR="001E2795" w:rsidRDefault="001E2795" w:rsidP="001E2795">
            <w:pPr>
              <w:jc w:val="center"/>
              <w:rPr>
                <w:ins w:id="46" w:author="Khanh Pham" w:date="2019-04-02T00:53:00Z"/>
                <w:rFonts w:ascii="Times New Roman" w:hAnsi="Times New Roman" w:cs="Times New Roman"/>
                <w:sz w:val="26"/>
                <w:szCs w:val="26"/>
              </w:rPr>
            </w:pPr>
          </w:p>
        </w:tc>
        <w:tc>
          <w:tcPr>
            <w:tcW w:w="1558" w:type="dxa"/>
          </w:tcPr>
          <w:p w14:paraId="67ED67FA" w14:textId="77777777" w:rsidR="001E2795" w:rsidRDefault="001E2795" w:rsidP="001E2795">
            <w:pPr>
              <w:jc w:val="center"/>
              <w:rPr>
                <w:ins w:id="47" w:author="Khanh Pham" w:date="2019-04-02T00:53:00Z"/>
                <w:rFonts w:ascii="Times New Roman" w:hAnsi="Times New Roman" w:cs="Times New Roman"/>
                <w:sz w:val="26"/>
                <w:szCs w:val="26"/>
              </w:rPr>
            </w:pPr>
          </w:p>
        </w:tc>
        <w:tc>
          <w:tcPr>
            <w:tcW w:w="1559" w:type="dxa"/>
          </w:tcPr>
          <w:p w14:paraId="19BAC866" w14:textId="77777777" w:rsidR="001E2795" w:rsidRDefault="001E2795" w:rsidP="001E2795">
            <w:pPr>
              <w:jc w:val="center"/>
              <w:rPr>
                <w:ins w:id="48" w:author="Khanh Pham" w:date="2019-04-02T00:53:00Z"/>
                <w:rFonts w:ascii="Times New Roman" w:hAnsi="Times New Roman" w:cs="Times New Roman"/>
                <w:sz w:val="26"/>
                <w:szCs w:val="26"/>
              </w:rPr>
            </w:pPr>
          </w:p>
        </w:tc>
        <w:tc>
          <w:tcPr>
            <w:tcW w:w="1559" w:type="dxa"/>
          </w:tcPr>
          <w:p w14:paraId="2DA6BE15" w14:textId="77777777" w:rsidR="001E2795" w:rsidRDefault="001E2795" w:rsidP="001E2795">
            <w:pPr>
              <w:jc w:val="center"/>
              <w:rPr>
                <w:ins w:id="49" w:author="Khanh Pham" w:date="2019-04-02T00:53:00Z"/>
                <w:rFonts w:ascii="Times New Roman" w:hAnsi="Times New Roman" w:cs="Times New Roman"/>
                <w:sz w:val="26"/>
                <w:szCs w:val="26"/>
              </w:rPr>
            </w:pPr>
          </w:p>
        </w:tc>
      </w:tr>
    </w:tbl>
    <w:p w14:paraId="7D43FDB0" w14:textId="1FEA5A7B" w:rsidR="00E97A89" w:rsidRDefault="00E97A89" w:rsidP="00E97A89">
      <w:pPr>
        <w:rPr>
          <w:rFonts w:ascii="Times New Roman" w:hAnsi="Times New Roman" w:cs="Times New Roman"/>
          <w:sz w:val="26"/>
          <w:szCs w:val="26"/>
        </w:rPr>
      </w:pPr>
    </w:p>
    <w:p w14:paraId="4EDB0F50" w14:textId="5E328819" w:rsidR="00E97A89" w:rsidRDefault="00E97A89" w:rsidP="00E97A89">
      <w:pPr>
        <w:rPr>
          <w:rFonts w:ascii="Times New Roman" w:hAnsi="Times New Roman" w:cs="Times New Roman"/>
          <w:sz w:val="26"/>
          <w:szCs w:val="26"/>
        </w:rPr>
      </w:pPr>
      <w:r>
        <w:rPr>
          <w:rFonts w:ascii="Times New Roman" w:hAnsi="Times New Roman" w:cs="Times New Roman"/>
          <w:sz w:val="26"/>
          <w:szCs w:val="26"/>
        </w:rPr>
        <w:t>Người quản lý nhập thông tin lịch chăm sóc.</w:t>
      </w:r>
    </w:p>
    <w:p w14:paraId="7E1A9E29" w14:textId="6DA88740" w:rsidR="00E97A89" w:rsidRDefault="00E97A89" w:rsidP="00E97A89">
      <w:pPr>
        <w:rPr>
          <w:rFonts w:ascii="Times New Roman" w:hAnsi="Times New Roman" w:cs="Times New Roman"/>
          <w:sz w:val="26"/>
          <w:szCs w:val="26"/>
        </w:rPr>
      </w:pPr>
      <w:r w:rsidRPr="00E97A89">
        <w:rPr>
          <w:rFonts w:ascii="Times New Roman" w:hAnsi="Times New Roman" w:cs="Times New Roman"/>
          <w:sz w:val="26"/>
          <w:szCs w:val="26"/>
        </w:rPr>
        <w:t xml:space="preserve">Mỗi </w:t>
      </w:r>
      <w:r>
        <w:rPr>
          <w:rFonts w:ascii="Times New Roman" w:hAnsi="Times New Roman" w:cs="Times New Roman"/>
          <w:sz w:val="26"/>
          <w:szCs w:val="26"/>
        </w:rPr>
        <w:t>lịch chăm sóc</w:t>
      </w:r>
      <w:r w:rsidRPr="00E97A89">
        <w:rPr>
          <w:rFonts w:ascii="Times New Roman" w:hAnsi="Times New Roman" w:cs="Times New Roman"/>
          <w:sz w:val="26"/>
          <w:szCs w:val="26"/>
        </w:rPr>
        <w:t xml:space="preserve"> có một định danh d</w:t>
      </w:r>
      <w:r>
        <w:rPr>
          <w:rFonts w:ascii="Times New Roman" w:hAnsi="Times New Roman" w:cs="Times New Roman"/>
          <w:sz w:val="26"/>
          <w:szCs w:val="26"/>
        </w:rPr>
        <w:t>uy</w:t>
      </w:r>
      <w:r w:rsidRPr="00E97A89">
        <w:rPr>
          <w:rFonts w:ascii="Times New Roman" w:hAnsi="Times New Roman" w:cs="Times New Roman"/>
          <w:sz w:val="26"/>
          <w:szCs w:val="26"/>
        </w:rPr>
        <w:t xml:space="preserve"> nhất là mã </w:t>
      </w:r>
      <w:r>
        <w:rPr>
          <w:rFonts w:ascii="Times New Roman" w:hAnsi="Times New Roman" w:cs="Times New Roman"/>
          <w:sz w:val="26"/>
          <w:szCs w:val="26"/>
        </w:rPr>
        <w:t>lịch</w:t>
      </w:r>
      <w:r w:rsidRPr="00E97A89">
        <w:rPr>
          <w:rFonts w:ascii="Times New Roman" w:hAnsi="Times New Roman" w:cs="Times New Roman"/>
          <w:sz w:val="26"/>
          <w:szCs w:val="26"/>
        </w:rPr>
        <w:t>.</w:t>
      </w:r>
    </w:p>
    <w:p w14:paraId="755984B4" w14:textId="5D68E861" w:rsidR="00E97A89" w:rsidRDefault="00E97A89" w:rsidP="00E97A89">
      <w:pPr>
        <w:rPr>
          <w:rFonts w:ascii="Times New Roman" w:hAnsi="Times New Roman" w:cs="Times New Roman"/>
          <w:sz w:val="26"/>
          <w:szCs w:val="26"/>
        </w:rPr>
      </w:pPr>
      <w:r>
        <w:rPr>
          <w:rFonts w:ascii="Times New Roman" w:hAnsi="Times New Roman" w:cs="Times New Roman"/>
          <w:sz w:val="26"/>
          <w:szCs w:val="26"/>
        </w:rPr>
        <w:t>Có 2 vật tư (nước, phân đạm), 2 đơn vị tính (lit, gam).</w:t>
      </w:r>
    </w:p>
    <w:p w14:paraId="044FB39B" w14:textId="2D5EC846" w:rsidR="00E97A89" w:rsidRPr="00E97A89" w:rsidRDefault="00E97A89" w:rsidP="00E97A89">
      <w:pPr>
        <w:rPr>
          <w:rFonts w:ascii="Times New Roman" w:hAnsi="Times New Roman" w:cs="Times New Roman"/>
          <w:sz w:val="26"/>
          <w:szCs w:val="26"/>
        </w:rPr>
      </w:pPr>
      <w:r w:rsidRPr="00E97A89">
        <w:rPr>
          <w:rFonts w:ascii="Times New Roman" w:hAnsi="Times New Roman" w:cs="Times New Roman"/>
          <w:sz w:val="26"/>
          <w:szCs w:val="26"/>
        </w:rPr>
        <w:t xml:space="preserve">Hệ thống lưu thông tin </w:t>
      </w:r>
      <w:r>
        <w:rPr>
          <w:rFonts w:ascii="Times New Roman" w:hAnsi="Times New Roman" w:cs="Times New Roman"/>
          <w:sz w:val="26"/>
          <w:szCs w:val="26"/>
        </w:rPr>
        <w:t>lịch chăm sóc theo từng cây</w:t>
      </w:r>
      <w:r w:rsidRPr="00E97A89">
        <w:rPr>
          <w:rFonts w:ascii="Times New Roman" w:hAnsi="Times New Roman" w:cs="Times New Roman"/>
          <w:sz w:val="26"/>
          <w:szCs w:val="26"/>
        </w:rPr>
        <w:t xml:space="preserve"> vào CSDL.</w:t>
      </w:r>
    </w:p>
    <w:p w14:paraId="2BACB439" w14:textId="77777777" w:rsidR="001E2795" w:rsidRDefault="001E2795">
      <w:pPr>
        <w:rPr>
          <w:rFonts w:ascii="Times New Roman" w:hAnsi="Times New Roman" w:cs="Times New Roman"/>
          <w:sz w:val="26"/>
          <w:szCs w:val="26"/>
        </w:rPr>
      </w:pPr>
    </w:p>
    <w:p w14:paraId="06DF17BC" w14:textId="59125D12" w:rsidR="00141363" w:rsidRDefault="00141363">
      <w:pPr>
        <w:rPr>
          <w:ins w:id="50" w:author="Khanh Pham" w:date="2019-04-02T00:49:00Z"/>
          <w:rFonts w:ascii="Times New Roman" w:hAnsi="Times New Roman" w:cs="Times New Roman"/>
          <w:sz w:val="26"/>
          <w:szCs w:val="26"/>
        </w:rPr>
      </w:pPr>
      <w:r>
        <w:rPr>
          <w:rFonts w:ascii="Times New Roman" w:hAnsi="Times New Roman" w:cs="Times New Roman"/>
          <w:sz w:val="26"/>
          <w:szCs w:val="26"/>
        </w:rPr>
        <w:t>Tra cứu cây cảnh:</w:t>
      </w:r>
    </w:p>
    <w:tbl>
      <w:tblPr>
        <w:tblStyle w:val="TableGrid"/>
        <w:tblW w:w="0" w:type="auto"/>
        <w:tblLook w:val="04A0" w:firstRow="1" w:lastRow="0" w:firstColumn="1" w:lastColumn="0" w:noHBand="0" w:noVBand="1"/>
      </w:tblPr>
      <w:tblGrid>
        <w:gridCol w:w="1870"/>
        <w:gridCol w:w="1870"/>
        <w:gridCol w:w="1870"/>
        <w:gridCol w:w="1870"/>
        <w:gridCol w:w="1870"/>
      </w:tblGrid>
      <w:tr w:rsidR="00141363" w14:paraId="0059E347" w14:textId="77777777" w:rsidTr="007B1513">
        <w:trPr>
          <w:ins w:id="51" w:author="Khanh Pham" w:date="2019-04-02T00:49:00Z"/>
        </w:trPr>
        <w:tc>
          <w:tcPr>
            <w:tcW w:w="9350" w:type="dxa"/>
            <w:gridSpan w:val="5"/>
          </w:tcPr>
          <w:p w14:paraId="531C50F0" w14:textId="412FAC75" w:rsidR="00141363" w:rsidRPr="007B1513" w:rsidRDefault="00141363">
            <w:pPr>
              <w:jc w:val="center"/>
              <w:rPr>
                <w:ins w:id="52" w:author="Khanh Pham" w:date="2019-04-02T00:49:00Z"/>
                <w:rFonts w:ascii="Times New Roman" w:hAnsi="Times New Roman" w:cs="Times New Roman"/>
                <w:b/>
                <w:sz w:val="26"/>
                <w:szCs w:val="26"/>
              </w:rPr>
              <w:pPrChange w:id="53" w:author="Khanh Pham" w:date="2019-04-02T00:50:00Z">
                <w:pPr/>
              </w:pPrChange>
            </w:pPr>
            <w:ins w:id="54" w:author="Khanh Pham" w:date="2019-04-02T00:50:00Z">
              <w:r w:rsidRPr="007B1513">
                <w:rPr>
                  <w:rFonts w:ascii="Times New Roman" w:hAnsi="Times New Roman" w:cs="Times New Roman"/>
                  <w:b/>
                  <w:sz w:val="26"/>
                  <w:szCs w:val="26"/>
                </w:rPr>
                <w:t>Danh Sách Các Cây Cảnh</w:t>
              </w:r>
            </w:ins>
          </w:p>
        </w:tc>
      </w:tr>
      <w:tr w:rsidR="00141363" w14:paraId="06C24DCF" w14:textId="77777777" w:rsidTr="00141363">
        <w:trPr>
          <w:ins w:id="55" w:author="Khanh Pham" w:date="2019-04-02T00:49:00Z"/>
        </w:trPr>
        <w:tc>
          <w:tcPr>
            <w:tcW w:w="1870" w:type="dxa"/>
          </w:tcPr>
          <w:p w14:paraId="1370D757" w14:textId="1AF3540F" w:rsidR="00141363" w:rsidRDefault="00141363">
            <w:pPr>
              <w:jc w:val="center"/>
              <w:rPr>
                <w:ins w:id="56" w:author="Khanh Pham" w:date="2019-04-02T00:49:00Z"/>
                <w:rFonts w:ascii="Times New Roman" w:hAnsi="Times New Roman" w:cs="Times New Roman"/>
                <w:sz w:val="26"/>
                <w:szCs w:val="26"/>
              </w:rPr>
              <w:pPrChange w:id="57" w:author="Khanh Pham" w:date="2019-04-02T00:50:00Z">
                <w:pPr/>
              </w:pPrChange>
            </w:pPr>
            <w:ins w:id="58" w:author="Khanh Pham" w:date="2019-04-02T00:50:00Z">
              <w:r>
                <w:rPr>
                  <w:rFonts w:ascii="Times New Roman" w:hAnsi="Times New Roman" w:cs="Times New Roman"/>
                  <w:sz w:val="26"/>
                  <w:szCs w:val="26"/>
                </w:rPr>
                <w:t>STT</w:t>
              </w:r>
            </w:ins>
          </w:p>
        </w:tc>
        <w:tc>
          <w:tcPr>
            <w:tcW w:w="1870" w:type="dxa"/>
          </w:tcPr>
          <w:p w14:paraId="6B01CF17" w14:textId="2473F066" w:rsidR="00141363" w:rsidRDefault="00141363">
            <w:pPr>
              <w:jc w:val="center"/>
              <w:rPr>
                <w:ins w:id="59" w:author="Khanh Pham" w:date="2019-04-02T00:49:00Z"/>
                <w:rFonts w:ascii="Times New Roman" w:hAnsi="Times New Roman" w:cs="Times New Roman"/>
                <w:sz w:val="26"/>
                <w:szCs w:val="26"/>
              </w:rPr>
              <w:pPrChange w:id="60" w:author="Khanh Pham" w:date="2019-04-02T00:50:00Z">
                <w:pPr/>
              </w:pPrChange>
            </w:pPr>
            <w:ins w:id="61" w:author="Khanh Pham" w:date="2019-04-02T00:50:00Z">
              <w:r>
                <w:rPr>
                  <w:rFonts w:ascii="Times New Roman" w:hAnsi="Times New Roman" w:cs="Times New Roman"/>
                  <w:sz w:val="26"/>
                  <w:szCs w:val="26"/>
                </w:rPr>
                <w:t>Cây Cảnh</w:t>
              </w:r>
            </w:ins>
          </w:p>
        </w:tc>
        <w:tc>
          <w:tcPr>
            <w:tcW w:w="1870" w:type="dxa"/>
          </w:tcPr>
          <w:p w14:paraId="3F728D30" w14:textId="1064C5CC" w:rsidR="00141363" w:rsidRDefault="00141363">
            <w:pPr>
              <w:jc w:val="center"/>
              <w:rPr>
                <w:ins w:id="62" w:author="Khanh Pham" w:date="2019-04-02T00:49:00Z"/>
                <w:rFonts w:ascii="Times New Roman" w:hAnsi="Times New Roman" w:cs="Times New Roman"/>
                <w:sz w:val="26"/>
                <w:szCs w:val="26"/>
              </w:rPr>
              <w:pPrChange w:id="63" w:author="Khanh Pham" w:date="2019-04-02T00:50:00Z">
                <w:pPr/>
              </w:pPrChange>
            </w:pPr>
            <w:ins w:id="64" w:author="Khanh Pham" w:date="2019-04-02T00:50:00Z">
              <w:r>
                <w:rPr>
                  <w:rFonts w:ascii="Times New Roman" w:hAnsi="Times New Roman" w:cs="Times New Roman"/>
                  <w:sz w:val="26"/>
                  <w:szCs w:val="26"/>
                </w:rPr>
                <w:t>Loại</w:t>
              </w:r>
            </w:ins>
          </w:p>
        </w:tc>
        <w:tc>
          <w:tcPr>
            <w:tcW w:w="1870" w:type="dxa"/>
          </w:tcPr>
          <w:p w14:paraId="289F42C8" w14:textId="6B8367A1" w:rsidR="00141363" w:rsidRDefault="00141363">
            <w:pPr>
              <w:jc w:val="center"/>
              <w:rPr>
                <w:ins w:id="65" w:author="Khanh Pham" w:date="2019-04-02T00:49:00Z"/>
                <w:rFonts w:ascii="Times New Roman" w:hAnsi="Times New Roman" w:cs="Times New Roman"/>
                <w:sz w:val="26"/>
                <w:szCs w:val="26"/>
              </w:rPr>
              <w:pPrChange w:id="66" w:author="Khanh Pham" w:date="2019-04-02T00:50:00Z">
                <w:pPr/>
              </w:pPrChange>
            </w:pPr>
            <w:ins w:id="67" w:author="Khanh Pham" w:date="2019-04-02T00:50:00Z">
              <w:r>
                <w:rPr>
                  <w:rFonts w:ascii="Times New Roman" w:hAnsi="Times New Roman" w:cs="Times New Roman"/>
                  <w:sz w:val="26"/>
                  <w:szCs w:val="26"/>
                </w:rPr>
                <w:t>Vị Trí</w:t>
              </w:r>
            </w:ins>
          </w:p>
        </w:tc>
        <w:tc>
          <w:tcPr>
            <w:tcW w:w="1870" w:type="dxa"/>
          </w:tcPr>
          <w:p w14:paraId="00D1AC0E" w14:textId="3AC54262" w:rsidR="00141363" w:rsidRDefault="00141363">
            <w:pPr>
              <w:jc w:val="center"/>
              <w:rPr>
                <w:ins w:id="68" w:author="Khanh Pham" w:date="2019-04-02T00:49:00Z"/>
                <w:rFonts w:ascii="Times New Roman" w:hAnsi="Times New Roman" w:cs="Times New Roman"/>
                <w:sz w:val="26"/>
                <w:szCs w:val="26"/>
              </w:rPr>
              <w:pPrChange w:id="69" w:author="Khanh Pham" w:date="2019-04-02T00:50:00Z">
                <w:pPr/>
              </w:pPrChange>
            </w:pPr>
            <w:ins w:id="70" w:author="Khanh Pham" w:date="2019-04-02T00:50:00Z">
              <w:r>
                <w:rPr>
                  <w:rFonts w:ascii="Times New Roman" w:hAnsi="Times New Roman" w:cs="Times New Roman"/>
                  <w:sz w:val="26"/>
                  <w:szCs w:val="26"/>
                </w:rPr>
                <w:t>Tình Trạng</w:t>
              </w:r>
            </w:ins>
          </w:p>
        </w:tc>
      </w:tr>
      <w:tr w:rsidR="00141363" w14:paraId="0554F45E" w14:textId="77777777" w:rsidTr="00141363">
        <w:trPr>
          <w:ins w:id="71" w:author="Khanh Pham" w:date="2019-04-02T00:49:00Z"/>
        </w:trPr>
        <w:tc>
          <w:tcPr>
            <w:tcW w:w="1870" w:type="dxa"/>
          </w:tcPr>
          <w:p w14:paraId="672FC4EE" w14:textId="03EC76EE" w:rsidR="00141363" w:rsidRDefault="00141363">
            <w:pPr>
              <w:jc w:val="center"/>
              <w:rPr>
                <w:ins w:id="72" w:author="Khanh Pham" w:date="2019-04-02T00:49:00Z"/>
                <w:rFonts w:ascii="Times New Roman" w:hAnsi="Times New Roman" w:cs="Times New Roman"/>
                <w:sz w:val="26"/>
                <w:szCs w:val="26"/>
              </w:rPr>
              <w:pPrChange w:id="73" w:author="Khanh Pham" w:date="2019-04-02T00:50:00Z">
                <w:pPr/>
              </w:pPrChange>
            </w:pPr>
            <w:ins w:id="74" w:author="Khanh Pham" w:date="2019-04-02T00:50:00Z">
              <w:r>
                <w:rPr>
                  <w:rFonts w:ascii="Times New Roman" w:hAnsi="Times New Roman" w:cs="Times New Roman"/>
                  <w:sz w:val="26"/>
                  <w:szCs w:val="26"/>
                </w:rPr>
                <w:t>1</w:t>
              </w:r>
            </w:ins>
          </w:p>
        </w:tc>
        <w:tc>
          <w:tcPr>
            <w:tcW w:w="1870" w:type="dxa"/>
          </w:tcPr>
          <w:p w14:paraId="2EA2D5C9" w14:textId="77777777" w:rsidR="00141363" w:rsidRDefault="00141363">
            <w:pPr>
              <w:jc w:val="center"/>
              <w:rPr>
                <w:ins w:id="75" w:author="Khanh Pham" w:date="2019-04-02T00:49:00Z"/>
                <w:rFonts w:ascii="Times New Roman" w:hAnsi="Times New Roman" w:cs="Times New Roman"/>
                <w:sz w:val="26"/>
                <w:szCs w:val="26"/>
              </w:rPr>
              <w:pPrChange w:id="76" w:author="Khanh Pham" w:date="2019-04-02T00:50:00Z">
                <w:pPr/>
              </w:pPrChange>
            </w:pPr>
          </w:p>
        </w:tc>
        <w:tc>
          <w:tcPr>
            <w:tcW w:w="1870" w:type="dxa"/>
          </w:tcPr>
          <w:p w14:paraId="37F050CB" w14:textId="77777777" w:rsidR="00141363" w:rsidRDefault="00141363">
            <w:pPr>
              <w:jc w:val="center"/>
              <w:rPr>
                <w:ins w:id="77" w:author="Khanh Pham" w:date="2019-04-02T00:49:00Z"/>
                <w:rFonts w:ascii="Times New Roman" w:hAnsi="Times New Roman" w:cs="Times New Roman"/>
                <w:sz w:val="26"/>
                <w:szCs w:val="26"/>
              </w:rPr>
              <w:pPrChange w:id="78" w:author="Khanh Pham" w:date="2019-04-02T00:50:00Z">
                <w:pPr/>
              </w:pPrChange>
            </w:pPr>
          </w:p>
        </w:tc>
        <w:tc>
          <w:tcPr>
            <w:tcW w:w="1870" w:type="dxa"/>
          </w:tcPr>
          <w:p w14:paraId="19584E3F" w14:textId="77777777" w:rsidR="00141363" w:rsidRDefault="00141363">
            <w:pPr>
              <w:jc w:val="center"/>
              <w:rPr>
                <w:ins w:id="79" w:author="Khanh Pham" w:date="2019-04-02T00:49:00Z"/>
                <w:rFonts w:ascii="Times New Roman" w:hAnsi="Times New Roman" w:cs="Times New Roman"/>
                <w:sz w:val="26"/>
                <w:szCs w:val="26"/>
              </w:rPr>
              <w:pPrChange w:id="80" w:author="Khanh Pham" w:date="2019-04-02T00:50:00Z">
                <w:pPr/>
              </w:pPrChange>
            </w:pPr>
          </w:p>
        </w:tc>
        <w:tc>
          <w:tcPr>
            <w:tcW w:w="1870" w:type="dxa"/>
          </w:tcPr>
          <w:p w14:paraId="6BBE79D6" w14:textId="77777777" w:rsidR="00141363" w:rsidRDefault="00141363">
            <w:pPr>
              <w:jc w:val="center"/>
              <w:rPr>
                <w:ins w:id="81" w:author="Khanh Pham" w:date="2019-04-02T00:49:00Z"/>
                <w:rFonts w:ascii="Times New Roman" w:hAnsi="Times New Roman" w:cs="Times New Roman"/>
                <w:sz w:val="26"/>
                <w:szCs w:val="26"/>
              </w:rPr>
              <w:pPrChange w:id="82" w:author="Khanh Pham" w:date="2019-04-02T00:50:00Z">
                <w:pPr/>
              </w:pPrChange>
            </w:pPr>
          </w:p>
        </w:tc>
      </w:tr>
      <w:tr w:rsidR="00141363" w14:paraId="46CB727B" w14:textId="77777777" w:rsidTr="00141363">
        <w:trPr>
          <w:ins w:id="83" w:author="Khanh Pham" w:date="2019-04-02T00:49:00Z"/>
        </w:trPr>
        <w:tc>
          <w:tcPr>
            <w:tcW w:w="1870" w:type="dxa"/>
          </w:tcPr>
          <w:p w14:paraId="272F63BC" w14:textId="219B33C6" w:rsidR="00141363" w:rsidRDefault="00141363">
            <w:pPr>
              <w:jc w:val="center"/>
              <w:rPr>
                <w:ins w:id="84" w:author="Khanh Pham" w:date="2019-04-02T00:49:00Z"/>
                <w:rFonts w:ascii="Times New Roman" w:hAnsi="Times New Roman" w:cs="Times New Roman"/>
                <w:sz w:val="26"/>
                <w:szCs w:val="26"/>
              </w:rPr>
              <w:pPrChange w:id="85" w:author="Khanh Pham" w:date="2019-04-02T00:50:00Z">
                <w:pPr/>
              </w:pPrChange>
            </w:pPr>
            <w:ins w:id="86" w:author="Khanh Pham" w:date="2019-04-02T00:50:00Z">
              <w:r>
                <w:rPr>
                  <w:rFonts w:ascii="Times New Roman" w:hAnsi="Times New Roman" w:cs="Times New Roman"/>
                  <w:sz w:val="26"/>
                  <w:szCs w:val="26"/>
                </w:rPr>
                <w:t>2</w:t>
              </w:r>
            </w:ins>
          </w:p>
        </w:tc>
        <w:tc>
          <w:tcPr>
            <w:tcW w:w="1870" w:type="dxa"/>
          </w:tcPr>
          <w:p w14:paraId="6011F5DE" w14:textId="77777777" w:rsidR="00141363" w:rsidRDefault="00141363">
            <w:pPr>
              <w:jc w:val="center"/>
              <w:rPr>
                <w:ins w:id="87" w:author="Khanh Pham" w:date="2019-04-02T00:49:00Z"/>
                <w:rFonts w:ascii="Times New Roman" w:hAnsi="Times New Roman" w:cs="Times New Roman"/>
                <w:sz w:val="26"/>
                <w:szCs w:val="26"/>
              </w:rPr>
              <w:pPrChange w:id="88" w:author="Khanh Pham" w:date="2019-04-02T00:50:00Z">
                <w:pPr/>
              </w:pPrChange>
            </w:pPr>
          </w:p>
        </w:tc>
        <w:tc>
          <w:tcPr>
            <w:tcW w:w="1870" w:type="dxa"/>
          </w:tcPr>
          <w:p w14:paraId="2C1225EF" w14:textId="77777777" w:rsidR="00141363" w:rsidRDefault="00141363">
            <w:pPr>
              <w:jc w:val="center"/>
              <w:rPr>
                <w:ins w:id="89" w:author="Khanh Pham" w:date="2019-04-02T00:49:00Z"/>
                <w:rFonts w:ascii="Times New Roman" w:hAnsi="Times New Roman" w:cs="Times New Roman"/>
                <w:sz w:val="26"/>
                <w:szCs w:val="26"/>
              </w:rPr>
              <w:pPrChange w:id="90" w:author="Khanh Pham" w:date="2019-04-02T00:50:00Z">
                <w:pPr/>
              </w:pPrChange>
            </w:pPr>
          </w:p>
        </w:tc>
        <w:tc>
          <w:tcPr>
            <w:tcW w:w="1870" w:type="dxa"/>
          </w:tcPr>
          <w:p w14:paraId="4F4604F6" w14:textId="77777777" w:rsidR="00141363" w:rsidRDefault="00141363">
            <w:pPr>
              <w:jc w:val="center"/>
              <w:rPr>
                <w:ins w:id="91" w:author="Khanh Pham" w:date="2019-04-02T00:49:00Z"/>
                <w:rFonts w:ascii="Times New Roman" w:hAnsi="Times New Roman" w:cs="Times New Roman"/>
                <w:sz w:val="26"/>
                <w:szCs w:val="26"/>
              </w:rPr>
              <w:pPrChange w:id="92" w:author="Khanh Pham" w:date="2019-04-02T00:50:00Z">
                <w:pPr/>
              </w:pPrChange>
            </w:pPr>
          </w:p>
        </w:tc>
        <w:tc>
          <w:tcPr>
            <w:tcW w:w="1870" w:type="dxa"/>
          </w:tcPr>
          <w:p w14:paraId="4C39219D" w14:textId="77777777" w:rsidR="00141363" w:rsidRDefault="00141363">
            <w:pPr>
              <w:jc w:val="center"/>
              <w:rPr>
                <w:ins w:id="93" w:author="Khanh Pham" w:date="2019-04-02T00:49:00Z"/>
                <w:rFonts w:ascii="Times New Roman" w:hAnsi="Times New Roman" w:cs="Times New Roman"/>
                <w:sz w:val="26"/>
                <w:szCs w:val="26"/>
              </w:rPr>
              <w:pPrChange w:id="94" w:author="Khanh Pham" w:date="2019-04-02T00:50:00Z">
                <w:pPr/>
              </w:pPrChange>
            </w:pPr>
          </w:p>
        </w:tc>
      </w:tr>
    </w:tbl>
    <w:p w14:paraId="308971C7" w14:textId="2836009F" w:rsidR="00141363" w:rsidRDefault="00141363">
      <w:pPr>
        <w:rPr>
          <w:rFonts w:ascii="Times New Roman" w:hAnsi="Times New Roman" w:cs="Times New Roman"/>
          <w:sz w:val="26"/>
          <w:szCs w:val="26"/>
        </w:rPr>
      </w:pPr>
    </w:p>
    <w:p w14:paraId="3AC28969" w14:textId="4BDD5BC7" w:rsidR="00E97A89" w:rsidRDefault="00E97A89">
      <w:pPr>
        <w:rPr>
          <w:rFonts w:ascii="Times New Roman" w:hAnsi="Times New Roman" w:cs="Times New Roman"/>
          <w:sz w:val="26"/>
          <w:szCs w:val="26"/>
        </w:rPr>
      </w:pPr>
      <w:r>
        <w:rPr>
          <w:rFonts w:ascii="Times New Roman" w:hAnsi="Times New Roman" w:cs="Times New Roman"/>
          <w:sz w:val="26"/>
          <w:szCs w:val="26"/>
        </w:rPr>
        <w:t>Người dùng hoặc quản lý nhập thông tin cây cần tìm.</w:t>
      </w:r>
    </w:p>
    <w:p w14:paraId="0616D06A" w14:textId="76D9B336" w:rsidR="00E97A89" w:rsidRDefault="00E97A89">
      <w:pPr>
        <w:rPr>
          <w:rFonts w:ascii="Times New Roman" w:hAnsi="Times New Roman" w:cs="Times New Roman"/>
          <w:sz w:val="26"/>
          <w:szCs w:val="26"/>
        </w:rPr>
      </w:pPr>
      <w:r>
        <w:rPr>
          <w:rFonts w:ascii="Times New Roman" w:hAnsi="Times New Roman" w:cs="Times New Roman"/>
          <w:sz w:val="26"/>
          <w:szCs w:val="26"/>
        </w:rPr>
        <w:t>Hệ thống tìm kiếm tất cả cây có thông tin trên.</w:t>
      </w:r>
    </w:p>
    <w:p w14:paraId="304EF799" w14:textId="0B16F720" w:rsidR="00141363" w:rsidRDefault="00E97A89">
      <w:pPr>
        <w:rPr>
          <w:rFonts w:ascii="Times New Roman" w:hAnsi="Times New Roman" w:cs="Times New Roman"/>
          <w:sz w:val="26"/>
          <w:szCs w:val="26"/>
        </w:rPr>
      </w:pPr>
      <w:r>
        <w:rPr>
          <w:rFonts w:ascii="Times New Roman" w:hAnsi="Times New Roman" w:cs="Times New Roman"/>
          <w:sz w:val="26"/>
          <w:szCs w:val="26"/>
        </w:rPr>
        <w:t>Kết quả xuất ra giao diện cho người dùng.</w:t>
      </w:r>
    </w:p>
    <w:p w14:paraId="0B133D8D" w14:textId="77777777" w:rsidR="00E97A89" w:rsidRDefault="00E97A89">
      <w:pPr>
        <w:rPr>
          <w:rFonts w:ascii="Times New Roman" w:hAnsi="Times New Roman" w:cs="Times New Roman"/>
          <w:sz w:val="26"/>
          <w:szCs w:val="26"/>
        </w:rPr>
      </w:pPr>
    </w:p>
    <w:p w14:paraId="23F2A9F2" w14:textId="3582973F" w:rsidR="00141363" w:rsidRDefault="00141363">
      <w:pPr>
        <w:rPr>
          <w:ins w:id="95" w:author="Khanh Pham" w:date="2019-04-02T00:46:00Z"/>
          <w:rFonts w:ascii="Times New Roman" w:hAnsi="Times New Roman" w:cs="Times New Roman"/>
          <w:sz w:val="26"/>
          <w:szCs w:val="26"/>
        </w:rPr>
      </w:pPr>
      <w:r>
        <w:rPr>
          <w:rFonts w:ascii="Times New Roman" w:hAnsi="Times New Roman" w:cs="Times New Roman"/>
          <w:sz w:val="26"/>
          <w:szCs w:val="26"/>
        </w:rPr>
        <w:t>Lập phiếu mua vật tư:</w:t>
      </w:r>
    </w:p>
    <w:tbl>
      <w:tblPr>
        <w:tblStyle w:val="TableGrid"/>
        <w:tblW w:w="0" w:type="auto"/>
        <w:tblLook w:val="04A0" w:firstRow="1" w:lastRow="0" w:firstColumn="1" w:lastColumn="0" w:noHBand="0" w:noVBand="1"/>
      </w:tblPr>
      <w:tblGrid>
        <w:gridCol w:w="4675"/>
        <w:gridCol w:w="4675"/>
      </w:tblGrid>
      <w:tr w:rsidR="00141363" w14:paraId="5D606B12" w14:textId="77777777" w:rsidTr="007B1513">
        <w:trPr>
          <w:ins w:id="96" w:author="Khanh Pham" w:date="2019-04-02T00:46:00Z"/>
        </w:trPr>
        <w:tc>
          <w:tcPr>
            <w:tcW w:w="9350" w:type="dxa"/>
            <w:gridSpan w:val="2"/>
          </w:tcPr>
          <w:p w14:paraId="3F3B34AB" w14:textId="717F05C0" w:rsidR="00141363" w:rsidRPr="007B1513" w:rsidRDefault="00141363">
            <w:pPr>
              <w:jc w:val="center"/>
              <w:rPr>
                <w:ins w:id="97" w:author="Khanh Pham" w:date="2019-04-02T00:46:00Z"/>
                <w:rFonts w:ascii="Times New Roman" w:hAnsi="Times New Roman" w:cs="Times New Roman"/>
                <w:b/>
                <w:sz w:val="26"/>
                <w:szCs w:val="26"/>
              </w:rPr>
              <w:pPrChange w:id="98" w:author="Khanh Pham" w:date="2019-04-02T00:47:00Z">
                <w:pPr/>
              </w:pPrChange>
            </w:pPr>
            <w:ins w:id="99" w:author="Khanh Pham" w:date="2019-04-02T00:46:00Z">
              <w:r w:rsidRPr="007B1513">
                <w:rPr>
                  <w:rFonts w:ascii="Times New Roman" w:hAnsi="Times New Roman" w:cs="Times New Roman"/>
                  <w:b/>
                  <w:sz w:val="26"/>
                  <w:szCs w:val="26"/>
                </w:rPr>
                <w:lastRenderedPageBreak/>
                <w:t>Phiếu Mua Vật Tư</w:t>
              </w:r>
            </w:ins>
          </w:p>
        </w:tc>
      </w:tr>
      <w:tr w:rsidR="00141363" w14:paraId="2D6414E4" w14:textId="77777777" w:rsidTr="00141363">
        <w:trPr>
          <w:ins w:id="100" w:author="Khanh Pham" w:date="2019-04-02T00:46:00Z"/>
        </w:trPr>
        <w:tc>
          <w:tcPr>
            <w:tcW w:w="4675" w:type="dxa"/>
          </w:tcPr>
          <w:p w14:paraId="56F88168" w14:textId="39DE28F3" w:rsidR="00141363" w:rsidRDefault="00141363">
            <w:pPr>
              <w:tabs>
                <w:tab w:val="left" w:leader="dot" w:pos="4392"/>
              </w:tabs>
              <w:rPr>
                <w:ins w:id="101" w:author="Khanh Pham" w:date="2019-04-02T00:46:00Z"/>
                <w:rFonts w:ascii="Times New Roman" w:hAnsi="Times New Roman" w:cs="Times New Roman"/>
                <w:sz w:val="26"/>
                <w:szCs w:val="26"/>
              </w:rPr>
              <w:pPrChange w:id="102" w:author="Khanh Pham" w:date="2019-04-02T00:48:00Z">
                <w:pPr/>
              </w:pPrChange>
            </w:pPr>
            <w:ins w:id="103" w:author="Khanh Pham" w:date="2019-04-02T00:46:00Z">
              <w:r>
                <w:rPr>
                  <w:rFonts w:ascii="Times New Roman" w:hAnsi="Times New Roman" w:cs="Times New Roman"/>
                  <w:sz w:val="26"/>
                  <w:szCs w:val="26"/>
                </w:rPr>
                <w:t>Vật tư:</w:t>
              </w:r>
            </w:ins>
            <w:ins w:id="104" w:author="Khanh Pham" w:date="2019-04-02T00:48:00Z">
              <w:r>
                <w:rPr>
                  <w:rFonts w:ascii="Times New Roman" w:hAnsi="Times New Roman" w:cs="Times New Roman"/>
                  <w:sz w:val="26"/>
                  <w:szCs w:val="26"/>
                </w:rPr>
                <w:t xml:space="preserve"> </w:t>
              </w:r>
              <w:r>
                <w:rPr>
                  <w:rFonts w:ascii="Times New Roman" w:hAnsi="Times New Roman" w:cs="Times New Roman"/>
                  <w:sz w:val="26"/>
                  <w:szCs w:val="26"/>
                </w:rPr>
                <w:tab/>
              </w:r>
            </w:ins>
          </w:p>
        </w:tc>
        <w:tc>
          <w:tcPr>
            <w:tcW w:w="4675" w:type="dxa"/>
          </w:tcPr>
          <w:p w14:paraId="168953E4" w14:textId="453DDABE" w:rsidR="00141363" w:rsidRDefault="00141363">
            <w:pPr>
              <w:tabs>
                <w:tab w:val="left" w:leader="dot" w:pos="4320"/>
              </w:tabs>
              <w:rPr>
                <w:ins w:id="105" w:author="Khanh Pham" w:date="2019-04-02T00:46:00Z"/>
                <w:rFonts w:ascii="Times New Roman" w:hAnsi="Times New Roman" w:cs="Times New Roman"/>
                <w:sz w:val="26"/>
                <w:szCs w:val="26"/>
              </w:rPr>
              <w:pPrChange w:id="106" w:author="Khanh Pham" w:date="2019-04-02T00:49:00Z">
                <w:pPr/>
              </w:pPrChange>
            </w:pPr>
            <w:ins w:id="107" w:author="Khanh Pham" w:date="2019-04-02T00:47:00Z">
              <w:r>
                <w:rPr>
                  <w:rFonts w:ascii="Times New Roman" w:hAnsi="Times New Roman" w:cs="Times New Roman"/>
                  <w:sz w:val="26"/>
                  <w:szCs w:val="26"/>
                </w:rPr>
                <w:t>Đơn vị:</w:t>
              </w:r>
            </w:ins>
            <w:ins w:id="108" w:author="Khanh Pham" w:date="2019-04-02T00:49:00Z">
              <w:r>
                <w:rPr>
                  <w:rFonts w:ascii="Times New Roman" w:hAnsi="Times New Roman" w:cs="Times New Roman"/>
                  <w:sz w:val="26"/>
                  <w:szCs w:val="26"/>
                </w:rPr>
                <w:t xml:space="preserve"> </w:t>
              </w:r>
              <w:r>
                <w:rPr>
                  <w:rFonts w:ascii="Times New Roman" w:hAnsi="Times New Roman" w:cs="Times New Roman"/>
                  <w:sz w:val="26"/>
                  <w:szCs w:val="26"/>
                </w:rPr>
                <w:tab/>
              </w:r>
            </w:ins>
          </w:p>
        </w:tc>
      </w:tr>
      <w:tr w:rsidR="00141363" w14:paraId="12917061" w14:textId="77777777" w:rsidTr="00141363">
        <w:trPr>
          <w:ins w:id="109" w:author="Khanh Pham" w:date="2019-04-02T00:46:00Z"/>
        </w:trPr>
        <w:tc>
          <w:tcPr>
            <w:tcW w:w="4675" w:type="dxa"/>
          </w:tcPr>
          <w:p w14:paraId="7382381B" w14:textId="1F4B6EF7" w:rsidR="00141363" w:rsidRDefault="00141363">
            <w:pPr>
              <w:tabs>
                <w:tab w:val="left" w:leader="dot" w:pos="4392"/>
              </w:tabs>
              <w:rPr>
                <w:ins w:id="110" w:author="Khanh Pham" w:date="2019-04-02T00:46:00Z"/>
                <w:rFonts w:ascii="Times New Roman" w:hAnsi="Times New Roman" w:cs="Times New Roman"/>
                <w:sz w:val="26"/>
                <w:szCs w:val="26"/>
              </w:rPr>
              <w:pPrChange w:id="111" w:author="Khanh Pham" w:date="2019-04-02T00:48:00Z">
                <w:pPr/>
              </w:pPrChange>
            </w:pPr>
            <w:ins w:id="112" w:author="Khanh Pham" w:date="2019-04-02T00:46:00Z">
              <w:r>
                <w:rPr>
                  <w:rFonts w:ascii="Times New Roman" w:hAnsi="Times New Roman" w:cs="Times New Roman"/>
                  <w:sz w:val="26"/>
                  <w:szCs w:val="26"/>
                </w:rPr>
                <w:t>Địa chỉ mua:</w:t>
              </w:r>
            </w:ins>
            <w:ins w:id="113" w:author="Khanh Pham" w:date="2019-04-02T00:48:00Z">
              <w:r>
                <w:rPr>
                  <w:rFonts w:ascii="Times New Roman" w:hAnsi="Times New Roman" w:cs="Times New Roman"/>
                  <w:sz w:val="26"/>
                  <w:szCs w:val="26"/>
                </w:rPr>
                <w:tab/>
              </w:r>
            </w:ins>
          </w:p>
        </w:tc>
        <w:tc>
          <w:tcPr>
            <w:tcW w:w="4675" w:type="dxa"/>
          </w:tcPr>
          <w:p w14:paraId="65AF565F" w14:textId="48FE8289" w:rsidR="00141363" w:rsidRDefault="00141363">
            <w:pPr>
              <w:tabs>
                <w:tab w:val="left" w:leader="dot" w:pos="4368"/>
              </w:tabs>
              <w:rPr>
                <w:ins w:id="114" w:author="Khanh Pham" w:date="2019-04-02T00:46:00Z"/>
                <w:rFonts w:ascii="Times New Roman" w:hAnsi="Times New Roman" w:cs="Times New Roman"/>
                <w:sz w:val="26"/>
                <w:szCs w:val="26"/>
              </w:rPr>
              <w:pPrChange w:id="115" w:author="Khanh Pham" w:date="2019-04-02T00:49:00Z">
                <w:pPr/>
              </w:pPrChange>
            </w:pPr>
            <w:ins w:id="116" w:author="Khanh Pham" w:date="2019-04-02T00:47:00Z">
              <w:r>
                <w:rPr>
                  <w:rFonts w:ascii="Times New Roman" w:hAnsi="Times New Roman" w:cs="Times New Roman"/>
                  <w:sz w:val="26"/>
                  <w:szCs w:val="26"/>
                </w:rPr>
                <w:t>Số lượng:</w:t>
              </w:r>
            </w:ins>
            <w:ins w:id="117" w:author="Khanh Pham" w:date="2019-04-02T00:49:00Z">
              <w:r>
                <w:rPr>
                  <w:rFonts w:ascii="Times New Roman" w:hAnsi="Times New Roman" w:cs="Times New Roman"/>
                  <w:sz w:val="26"/>
                  <w:szCs w:val="26"/>
                </w:rPr>
                <w:t xml:space="preserve"> </w:t>
              </w:r>
              <w:r>
                <w:rPr>
                  <w:rFonts w:ascii="Times New Roman" w:hAnsi="Times New Roman" w:cs="Times New Roman"/>
                  <w:sz w:val="26"/>
                  <w:szCs w:val="26"/>
                </w:rPr>
                <w:tab/>
              </w:r>
            </w:ins>
          </w:p>
        </w:tc>
      </w:tr>
      <w:tr w:rsidR="00141363" w14:paraId="4C955D44" w14:textId="77777777" w:rsidTr="00141363">
        <w:trPr>
          <w:ins w:id="118" w:author="Khanh Pham" w:date="2019-04-02T00:46:00Z"/>
        </w:trPr>
        <w:tc>
          <w:tcPr>
            <w:tcW w:w="4675" w:type="dxa"/>
          </w:tcPr>
          <w:p w14:paraId="7090E1FF" w14:textId="2BECBF1E" w:rsidR="00141363" w:rsidRDefault="00141363">
            <w:pPr>
              <w:tabs>
                <w:tab w:val="left" w:leader="dot" w:pos="4392"/>
              </w:tabs>
              <w:rPr>
                <w:ins w:id="119" w:author="Khanh Pham" w:date="2019-04-02T00:46:00Z"/>
                <w:rFonts w:ascii="Times New Roman" w:hAnsi="Times New Roman" w:cs="Times New Roman"/>
                <w:sz w:val="26"/>
                <w:szCs w:val="26"/>
              </w:rPr>
              <w:pPrChange w:id="120" w:author="Khanh Pham" w:date="2019-04-02T00:49:00Z">
                <w:pPr/>
              </w:pPrChange>
            </w:pPr>
            <w:ins w:id="121" w:author="Khanh Pham" w:date="2019-04-02T00:47:00Z">
              <w:r>
                <w:rPr>
                  <w:rFonts w:ascii="Times New Roman" w:hAnsi="Times New Roman" w:cs="Times New Roman"/>
                  <w:sz w:val="26"/>
                  <w:szCs w:val="26"/>
                </w:rPr>
                <w:t>Ngày mua:</w:t>
              </w:r>
            </w:ins>
            <w:ins w:id="122" w:author="Khanh Pham" w:date="2019-04-02T00:49:00Z">
              <w:r>
                <w:rPr>
                  <w:rFonts w:ascii="Times New Roman" w:hAnsi="Times New Roman" w:cs="Times New Roman"/>
                  <w:sz w:val="26"/>
                  <w:szCs w:val="26"/>
                </w:rPr>
                <w:tab/>
              </w:r>
            </w:ins>
          </w:p>
        </w:tc>
        <w:tc>
          <w:tcPr>
            <w:tcW w:w="4675" w:type="dxa"/>
          </w:tcPr>
          <w:p w14:paraId="013AECA6" w14:textId="1D5ECE05" w:rsidR="00141363" w:rsidRDefault="00141363">
            <w:pPr>
              <w:tabs>
                <w:tab w:val="left" w:leader="dot" w:pos="4308"/>
              </w:tabs>
              <w:rPr>
                <w:ins w:id="123" w:author="Khanh Pham" w:date="2019-04-02T00:46:00Z"/>
                <w:rFonts w:ascii="Times New Roman" w:hAnsi="Times New Roman" w:cs="Times New Roman"/>
                <w:sz w:val="26"/>
                <w:szCs w:val="26"/>
              </w:rPr>
              <w:pPrChange w:id="124" w:author="Khanh Pham" w:date="2019-04-02T00:49:00Z">
                <w:pPr/>
              </w:pPrChange>
            </w:pPr>
            <w:ins w:id="125" w:author="Khanh Pham" w:date="2019-04-02T00:47:00Z">
              <w:r>
                <w:rPr>
                  <w:rFonts w:ascii="Times New Roman" w:hAnsi="Times New Roman" w:cs="Times New Roman"/>
                  <w:sz w:val="26"/>
                  <w:szCs w:val="26"/>
                </w:rPr>
                <w:t>Số tiền:</w:t>
              </w:r>
            </w:ins>
            <w:ins w:id="126" w:author="Khanh Pham" w:date="2019-04-02T00:49:00Z">
              <w:r>
                <w:rPr>
                  <w:rFonts w:ascii="Times New Roman" w:hAnsi="Times New Roman" w:cs="Times New Roman"/>
                  <w:sz w:val="26"/>
                  <w:szCs w:val="26"/>
                </w:rPr>
                <w:t xml:space="preserve"> </w:t>
              </w:r>
              <w:r>
                <w:rPr>
                  <w:rFonts w:ascii="Times New Roman" w:hAnsi="Times New Roman" w:cs="Times New Roman"/>
                  <w:sz w:val="26"/>
                  <w:szCs w:val="26"/>
                </w:rPr>
                <w:tab/>
              </w:r>
            </w:ins>
          </w:p>
        </w:tc>
      </w:tr>
    </w:tbl>
    <w:p w14:paraId="6DF10D99" w14:textId="5042618F" w:rsidR="00141363" w:rsidRDefault="00141363">
      <w:pPr>
        <w:rPr>
          <w:rFonts w:ascii="Times New Roman" w:hAnsi="Times New Roman" w:cs="Times New Roman"/>
          <w:sz w:val="26"/>
          <w:szCs w:val="26"/>
        </w:rPr>
      </w:pPr>
    </w:p>
    <w:p w14:paraId="443A4D1F" w14:textId="38AF9E46" w:rsidR="00141363" w:rsidRDefault="00781200">
      <w:pPr>
        <w:rPr>
          <w:rFonts w:ascii="Times New Roman" w:hAnsi="Times New Roman" w:cs="Times New Roman"/>
          <w:sz w:val="26"/>
          <w:szCs w:val="26"/>
        </w:rPr>
      </w:pPr>
      <w:r>
        <w:rPr>
          <w:rFonts w:ascii="Times New Roman" w:hAnsi="Times New Roman" w:cs="Times New Roman"/>
          <w:sz w:val="26"/>
          <w:szCs w:val="26"/>
        </w:rPr>
        <w:t>Người quản lý kiểm tra số tiền mua vật tư với điều kiện s</w:t>
      </w:r>
      <w:r w:rsidR="00E97A89">
        <w:rPr>
          <w:rFonts w:ascii="Times New Roman" w:hAnsi="Times New Roman" w:cs="Times New Roman"/>
          <w:sz w:val="26"/>
          <w:szCs w:val="26"/>
        </w:rPr>
        <w:t>ố tiền mua vật tư không quá 100000 VNĐ.</w:t>
      </w:r>
    </w:p>
    <w:p w14:paraId="064E2A94" w14:textId="634ACB31" w:rsidR="00781200" w:rsidRDefault="00781200">
      <w:pPr>
        <w:rPr>
          <w:rFonts w:ascii="Times New Roman" w:hAnsi="Times New Roman" w:cs="Times New Roman"/>
          <w:sz w:val="26"/>
          <w:szCs w:val="26"/>
        </w:rPr>
      </w:pPr>
      <w:r>
        <w:rPr>
          <w:rFonts w:ascii="Times New Roman" w:hAnsi="Times New Roman" w:cs="Times New Roman"/>
          <w:sz w:val="26"/>
          <w:szCs w:val="26"/>
        </w:rPr>
        <w:t>Nếu thỏa thì ghi nhận lại đủ điều kiện và lập phiếu (lập phiếu mua vật tư) ngược lại người quản lý phải yêu cầu cấp trên để có được sự chấp nhận hay không.</w:t>
      </w:r>
    </w:p>
    <w:p w14:paraId="2CAC6B99" w14:textId="5D65D6E4" w:rsidR="00E97A89" w:rsidRDefault="00781200">
      <w:pPr>
        <w:rPr>
          <w:rFonts w:ascii="Times New Roman" w:hAnsi="Times New Roman" w:cs="Times New Roman"/>
          <w:sz w:val="26"/>
          <w:szCs w:val="26"/>
        </w:rPr>
      </w:pPr>
      <w:r>
        <w:rPr>
          <w:rFonts w:ascii="Times New Roman" w:hAnsi="Times New Roman" w:cs="Times New Roman"/>
          <w:sz w:val="26"/>
          <w:szCs w:val="26"/>
        </w:rPr>
        <w:t>Hệ thống lưu danh sách phiếu mua vật tư vào CSDL</w:t>
      </w:r>
    </w:p>
    <w:p w14:paraId="26F1E25D" w14:textId="77777777" w:rsidR="00781200" w:rsidRDefault="00781200">
      <w:pPr>
        <w:rPr>
          <w:rFonts w:ascii="Times New Roman" w:hAnsi="Times New Roman" w:cs="Times New Roman"/>
          <w:sz w:val="26"/>
          <w:szCs w:val="26"/>
        </w:rPr>
      </w:pPr>
    </w:p>
    <w:p w14:paraId="43D0CCB7" w14:textId="4E4F5872" w:rsidR="00141363" w:rsidRDefault="00141363">
      <w:pPr>
        <w:rPr>
          <w:rFonts w:ascii="Times New Roman" w:hAnsi="Times New Roman" w:cs="Times New Roman"/>
          <w:sz w:val="26"/>
          <w:szCs w:val="26"/>
        </w:rPr>
      </w:pPr>
      <w:r>
        <w:rPr>
          <w:rFonts w:ascii="Times New Roman" w:hAnsi="Times New Roman" w:cs="Times New Roman"/>
          <w:sz w:val="26"/>
          <w:szCs w:val="26"/>
        </w:rPr>
        <w:t>Lập báo cáo tháng:</w:t>
      </w:r>
    </w:p>
    <w:p w14:paraId="5500F3C4" w14:textId="68DE80B2" w:rsidR="00141363" w:rsidRDefault="00141363">
      <w:pPr>
        <w:rPr>
          <w:rFonts w:ascii="Times New Roman" w:hAnsi="Times New Roman" w:cs="Times New Roman"/>
          <w:sz w:val="26"/>
          <w:szCs w:val="26"/>
        </w:rPr>
      </w:pPr>
      <w:r>
        <w:rPr>
          <w:rFonts w:ascii="Times New Roman" w:hAnsi="Times New Roman" w:cs="Times New Roman"/>
          <w:sz w:val="26"/>
          <w:szCs w:val="26"/>
        </w:rPr>
        <w:t>Báo cáo chi phí:</w:t>
      </w:r>
    </w:p>
    <w:tbl>
      <w:tblPr>
        <w:tblStyle w:val="TableGrid"/>
        <w:tblW w:w="0" w:type="auto"/>
        <w:jc w:val="center"/>
        <w:tblLook w:val="04A0" w:firstRow="1" w:lastRow="0" w:firstColumn="1" w:lastColumn="0" w:noHBand="0" w:noVBand="1"/>
        <w:tblPrChange w:id="127" w:author="Khanh Pham" w:date="2019-04-02T00:43:00Z">
          <w:tblPr>
            <w:tblStyle w:val="TableGrid"/>
            <w:tblW w:w="0" w:type="auto"/>
            <w:tblLook w:val="04A0" w:firstRow="1" w:lastRow="0" w:firstColumn="1" w:lastColumn="0" w:noHBand="0" w:noVBand="1"/>
          </w:tblPr>
        </w:tblPrChange>
      </w:tblPr>
      <w:tblGrid>
        <w:gridCol w:w="1870"/>
        <w:gridCol w:w="1870"/>
        <w:gridCol w:w="1870"/>
        <w:gridCol w:w="1870"/>
        <w:gridCol w:w="1870"/>
        <w:tblGridChange w:id="128">
          <w:tblGrid>
            <w:gridCol w:w="1870"/>
            <w:gridCol w:w="1870"/>
            <w:gridCol w:w="1870"/>
            <w:gridCol w:w="1870"/>
            <w:gridCol w:w="1870"/>
          </w:tblGrid>
        </w:tblGridChange>
      </w:tblGrid>
      <w:tr w:rsidR="00141363" w14:paraId="18A537E3" w14:textId="77777777" w:rsidTr="007B1513">
        <w:trPr>
          <w:trHeight w:val="152"/>
          <w:jc w:val="center"/>
        </w:trPr>
        <w:tc>
          <w:tcPr>
            <w:tcW w:w="9350" w:type="dxa"/>
            <w:gridSpan w:val="5"/>
            <w:tcPrChange w:id="129" w:author="Khanh Pham" w:date="2019-04-02T00:43:00Z">
              <w:tcPr>
                <w:tcW w:w="9350" w:type="dxa"/>
                <w:gridSpan w:val="5"/>
              </w:tcPr>
            </w:tcPrChange>
          </w:tcPr>
          <w:p w14:paraId="7705128A" w14:textId="6E85BD8D" w:rsidR="00141363" w:rsidRPr="007B1513" w:rsidRDefault="00141363">
            <w:pPr>
              <w:jc w:val="center"/>
              <w:rPr>
                <w:rFonts w:ascii="Times New Roman" w:hAnsi="Times New Roman" w:cs="Times New Roman"/>
                <w:b/>
                <w:sz w:val="26"/>
                <w:szCs w:val="26"/>
              </w:rPr>
              <w:pPrChange w:id="130" w:author="Khanh Pham" w:date="2019-04-02T00:43:00Z">
                <w:pPr/>
              </w:pPrChange>
            </w:pPr>
            <w:r w:rsidRPr="007B1513">
              <w:rPr>
                <w:rFonts w:ascii="Times New Roman" w:hAnsi="Times New Roman" w:cs="Times New Roman"/>
                <w:b/>
                <w:sz w:val="26"/>
                <w:szCs w:val="26"/>
              </w:rPr>
              <w:t>Báo Cáo Chi Phí Chăm Sóc</w:t>
            </w:r>
          </w:p>
        </w:tc>
      </w:tr>
      <w:tr w:rsidR="00141363" w14:paraId="04532AA1" w14:textId="77777777" w:rsidTr="00141363">
        <w:trPr>
          <w:jc w:val="center"/>
        </w:trPr>
        <w:tc>
          <w:tcPr>
            <w:tcW w:w="9350" w:type="dxa"/>
            <w:gridSpan w:val="5"/>
            <w:tcPrChange w:id="131" w:author="Khanh Pham" w:date="2019-04-02T00:43:00Z">
              <w:tcPr>
                <w:tcW w:w="9350" w:type="dxa"/>
                <w:gridSpan w:val="5"/>
              </w:tcPr>
            </w:tcPrChange>
          </w:tcPr>
          <w:p w14:paraId="785F8A8D" w14:textId="35A0B358" w:rsidR="00141363" w:rsidRDefault="00141363">
            <w:pPr>
              <w:jc w:val="center"/>
              <w:rPr>
                <w:rFonts w:ascii="Times New Roman" w:hAnsi="Times New Roman" w:cs="Times New Roman"/>
                <w:sz w:val="26"/>
                <w:szCs w:val="26"/>
              </w:rPr>
              <w:pPrChange w:id="132" w:author="Khanh Pham" w:date="2019-04-02T00:43:00Z">
                <w:pPr/>
              </w:pPrChange>
            </w:pPr>
            <w:r>
              <w:rPr>
                <w:rFonts w:ascii="Times New Roman" w:hAnsi="Times New Roman" w:cs="Times New Roman"/>
                <w:sz w:val="26"/>
                <w:szCs w:val="26"/>
              </w:rPr>
              <w:t>Tháng:</w:t>
            </w:r>
            <w:ins w:id="133" w:author="Khanh Pham" w:date="2019-04-02T00:43:00Z">
              <w:r>
                <w:rPr>
                  <w:rFonts w:ascii="Times New Roman" w:hAnsi="Times New Roman" w:cs="Times New Roman"/>
                  <w:sz w:val="26"/>
                  <w:szCs w:val="26"/>
                </w:rPr>
                <w:t xml:space="preserve"> ………………………</w:t>
              </w:r>
            </w:ins>
          </w:p>
        </w:tc>
      </w:tr>
      <w:tr w:rsidR="00141363" w14:paraId="7E89BAD6" w14:textId="77777777" w:rsidTr="00141363">
        <w:trPr>
          <w:jc w:val="center"/>
        </w:trPr>
        <w:tc>
          <w:tcPr>
            <w:tcW w:w="1870" w:type="dxa"/>
            <w:tcPrChange w:id="134" w:author="Khanh Pham" w:date="2019-04-02T00:43:00Z">
              <w:tcPr>
                <w:tcW w:w="1870" w:type="dxa"/>
              </w:tcPr>
            </w:tcPrChange>
          </w:tcPr>
          <w:p w14:paraId="05970915" w14:textId="6F431774" w:rsidR="00141363" w:rsidRDefault="00141363">
            <w:pPr>
              <w:jc w:val="center"/>
              <w:rPr>
                <w:rFonts w:ascii="Times New Roman" w:hAnsi="Times New Roman" w:cs="Times New Roman"/>
                <w:sz w:val="26"/>
                <w:szCs w:val="26"/>
              </w:rPr>
              <w:pPrChange w:id="135" w:author="Khanh Pham" w:date="2019-04-02T00:43:00Z">
                <w:pPr/>
              </w:pPrChange>
            </w:pPr>
            <w:r>
              <w:rPr>
                <w:rFonts w:ascii="Times New Roman" w:hAnsi="Times New Roman" w:cs="Times New Roman"/>
                <w:sz w:val="26"/>
                <w:szCs w:val="26"/>
              </w:rPr>
              <w:t>STT</w:t>
            </w:r>
          </w:p>
        </w:tc>
        <w:tc>
          <w:tcPr>
            <w:tcW w:w="1870" w:type="dxa"/>
            <w:tcPrChange w:id="136" w:author="Khanh Pham" w:date="2019-04-02T00:43:00Z">
              <w:tcPr>
                <w:tcW w:w="1870" w:type="dxa"/>
              </w:tcPr>
            </w:tcPrChange>
          </w:tcPr>
          <w:p w14:paraId="0E440CA6" w14:textId="188A3D2F" w:rsidR="00141363" w:rsidRDefault="00141363">
            <w:pPr>
              <w:jc w:val="center"/>
              <w:rPr>
                <w:rFonts w:ascii="Times New Roman" w:hAnsi="Times New Roman" w:cs="Times New Roman"/>
                <w:sz w:val="26"/>
                <w:szCs w:val="26"/>
              </w:rPr>
              <w:pPrChange w:id="137" w:author="Khanh Pham" w:date="2019-04-02T00:43:00Z">
                <w:pPr/>
              </w:pPrChange>
            </w:pPr>
            <w:r>
              <w:rPr>
                <w:rFonts w:ascii="Times New Roman" w:hAnsi="Times New Roman" w:cs="Times New Roman"/>
                <w:sz w:val="26"/>
                <w:szCs w:val="26"/>
              </w:rPr>
              <w:t>Vật Tư</w:t>
            </w:r>
          </w:p>
        </w:tc>
        <w:tc>
          <w:tcPr>
            <w:tcW w:w="1870" w:type="dxa"/>
            <w:tcPrChange w:id="138" w:author="Khanh Pham" w:date="2019-04-02T00:43:00Z">
              <w:tcPr>
                <w:tcW w:w="1870" w:type="dxa"/>
              </w:tcPr>
            </w:tcPrChange>
          </w:tcPr>
          <w:p w14:paraId="63A6019D" w14:textId="55823C91" w:rsidR="00141363" w:rsidRDefault="00141363">
            <w:pPr>
              <w:jc w:val="center"/>
              <w:rPr>
                <w:rFonts w:ascii="Times New Roman" w:hAnsi="Times New Roman" w:cs="Times New Roman"/>
                <w:sz w:val="26"/>
                <w:szCs w:val="26"/>
              </w:rPr>
              <w:pPrChange w:id="139" w:author="Khanh Pham" w:date="2019-04-02T00:43:00Z">
                <w:pPr/>
              </w:pPrChange>
            </w:pPr>
            <w:r>
              <w:rPr>
                <w:rFonts w:ascii="Times New Roman" w:hAnsi="Times New Roman" w:cs="Times New Roman"/>
                <w:sz w:val="26"/>
                <w:szCs w:val="26"/>
              </w:rPr>
              <w:t>Số Phiếu Mua</w:t>
            </w:r>
          </w:p>
        </w:tc>
        <w:tc>
          <w:tcPr>
            <w:tcW w:w="1870" w:type="dxa"/>
            <w:tcPrChange w:id="140" w:author="Khanh Pham" w:date="2019-04-02T00:43:00Z">
              <w:tcPr>
                <w:tcW w:w="1870" w:type="dxa"/>
              </w:tcPr>
            </w:tcPrChange>
          </w:tcPr>
          <w:p w14:paraId="7298BE8C" w14:textId="20E783AA" w:rsidR="00141363" w:rsidRDefault="00141363">
            <w:pPr>
              <w:jc w:val="center"/>
              <w:rPr>
                <w:rFonts w:ascii="Times New Roman" w:hAnsi="Times New Roman" w:cs="Times New Roman"/>
                <w:sz w:val="26"/>
                <w:szCs w:val="26"/>
              </w:rPr>
              <w:pPrChange w:id="141" w:author="Khanh Pham" w:date="2019-04-02T00:43:00Z">
                <w:pPr/>
              </w:pPrChange>
            </w:pPr>
            <w:r>
              <w:rPr>
                <w:rFonts w:ascii="Times New Roman" w:hAnsi="Times New Roman" w:cs="Times New Roman"/>
                <w:sz w:val="26"/>
                <w:szCs w:val="26"/>
              </w:rPr>
              <w:t>Tổng Trị Giá</w:t>
            </w:r>
          </w:p>
        </w:tc>
        <w:tc>
          <w:tcPr>
            <w:tcW w:w="1870" w:type="dxa"/>
            <w:tcPrChange w:id="142" w:author="Khanh Pham" w:date="2019-04-02T00:43:00Z">
              <w:tcPr>
                <w:tcW w:w="1870" w:type="dxa"/>
              </w:tcPr>
            </w:tcPrChange>
          </w:tcPr>
          <w:p w14:paraId="68D2EAE1" w14:textId="56DA0A4E" w:rsidR="00141363" w:rsidRDefault="00141363">
            <w:pPr>
              <w:jc w:val="center"/>
              <w:rPr>
                <w:rFonts w:ascii="Times New Roman" w:hAnsi="Times New Roman" w:cs="Times New Roman"/>
                <w:sz w:val="26"/>
                <w:szCs w:val="26"/>
              </w:rPr>
              <w:pPrChange w:id="143" w:author="Khanh Pham" w:date="2019-04-02T00:43:00Z">
                <w:pPr/>
              </w:pPrChange>
            </w:pPr>
            <w:r>
              <w:rPr>
                <w:rFonts w:ascii="Times New Roman" w:hAnsi="Times New Roman" w:cs="Times New Roman"/>
                <w:sz w:val="26"/>
                <w:szCs w:val="26"/>
              </w:rPr>
              <w:t>Tỷ Lệ</w:t>
            </w:r>
          </w:p>
        </w:tc>
      </w:tr>
      <w:tr w:rsidR="00141363" w14:paraId="43568527" w14:textId="77777777" w:rsidTr="00141363">
        <w:trPr>
          <w:jc w:val="center"/>
        </w:trPr>
        <w:tc>
          <w:tcPr>
            <w:tcW w:w="1870" w:type="dxa"/>
            <w:tcPrChange w:id="144" w:author="Khanh Pham" w:date="2019-04-02T00:43:00Z">
              <w:tcPr>
                <w:tcW w:w="1870" w:type="dxa"/>
              </w:tcPr>
            </w:tcPrChange>
          </w:tcPr>
          <w:p w14:paraId="04D1A2AD" w14:textId="05CA40C9" w:rsidR="00141363" w:rsidRDefault="00141363">
            <w:pPr>
              <w:jc w:val="center"/>
              <w:rPr>
                <w:rFonts w:ascii="Times New Roman" w:hAnsi="Times New Roman" w:cs="Times New Roman"/>
                <w:sz w:val="26"/>
                <w:szCs w:val="26"/>
              </w:rPr>
              <w:pPrChange w:id="145" w:author="Khanh Pham" w:date="2019-04-02T00:43:00Z">
                <w:pPr/>
              </w:pPrChange>
            </w:pPr>
            <w:r>
              <w:rPr>
                <w:rFonts w:ascii="Times New Roman" w:hAnsi="Times New Roman" w:cs="Times New Roman"/>
                <w:sz w:val="26"/>
                <w:szCs w:val="26"/>
              </w:rPr>
              <w:t>1</w:t>
            </w:r>
          </w:p>
        </w:tc>
        <w:tc>
          <w:tcPr>
            <w:tcW w:w="1870" w:type="dxa"/>
            <w:tcPrChange w:id="146" w:author="Khanh Pham" w:date="2019-04-02T00:43:00Z">
              <w:tcPr>
                <w:tcW w:w="1870" w:type="dxa"/>
              </w:tcPr>
            </w:tcPrChange>
          </w:tcPr>
          <w:p w14:paraId="795A6EEE" w14:textId="77777777" w:rsidR="00141363" w:rsidRDefault="00141363">
            <w:pPr>
              <w:rPr>
                <w:rFonts w:ascii="Times New Roman" w:hAnsi="Times New Roman" w:cs="Times New Roman"/>
                <w:sz w:val="26"/>
                <w:szCs w:val="26"/>
              </w:rPr>
            </w:pPr>
          </w:p>
        </w:tc>
        <w:tc>
          <w:tcPr>
            <w:tcW w:w="1870" w:type="dxa"/>
            <w:tcPrChange w:id="147" w:author="Khanh Pham" w:date="2019-04-02T00:43:00Z">
              <w:tcPr>
                <w:tcW w:w="1870" w:type="dxa"/>
              </w:tcPr>
            </w:tcPrChange>
          </w:tcPr>
          <w:p w14:paraId="1D5EA77C" w14:textId="77777777" w:rsidR="00141363" w:rsidRDefault="00141363">
            <w:pPr>
              <w:rPr>
                <w:rFonts w:ascii="Times New Roman" w:hAnsi="Times New Roman" w:cs="Times New Roman"/>
                <w:sz w:val="26"/>
                <w:szCs w:val="26"/>
              </w:rPr>
            </w:pPr>
          </w:p>
        </w:tc>
        <w:tc>
          <w:tcPr>
            <w:tcW w:w="1870" w:type="dxa"/>
            <w:tcPrChange w:id="148" w:author="Khanh Pham" w:date="2019-04-02T00:43:00Z">
              <w:tcPr>
                <w:tcW w:w="1870" w:type="dxa"/>
              </w:tcPr>
            </w:tcPrChange>
          </w:tcPr>
          <w:p w14:paraId="534BFFCF" w14:textId="77777777" w:rsidR="00141363" w:rsidRDefault="00141363">
            <w:pPr>
              <w:rPr>
                <w:rFonts w:ascii="Times New Roman" w:hAnsi="Times New Roman" w:cs="Times New Roman"/>
                <w:sz w:val="26"/>
                <w:szCs w:val="26"/>
              </w:rPr>
            </w:pPr>
          </w:p>
        </w:tc>
        <w:tc>
          <w:tcPr>
            <w:tcW w:w="1870" w:type="dxa"/>
            <w:tcPrChange w:id="149" w:author="Khanh Pham" w:date="2019-04-02T00:43:00Z">
              <w:tcPr>
                <w:tcW w:w="1870" w:type="dxa"/>
              </w:tcPr>
            </w:tcPrChange>
          </w:tcPr>
          <w:p w14:paraId="25A19825" w14:textId="77777777" w:rsidR="00141363" w:rsidRDefault="00141363">
            <w:pPr>
              <w:rPr>
                <w:rFonts w:ascii="Times New Roman" w:hAnsi="Times New Roman" w:cs="Times New Roman"/>
                <w:sz w:val="26"/>
                <w:szCs w:val="26"/>
              </w:rPr>
            </w:pPr>
          </w:p>
        </w:tc>
      </w:tr>
      <w:tr w:rsidR="00141363" w14:paraId="6561328A" w14:textId="77777777" w:rsidTr="00141363">
        <w:trPr>
          <w:jc w:val="center"/>
        </w:trPr>
        <w:tc>
          <w:tcPr>
            <w:tcW w:w="1870" w:type="dxa"/>
            <w:tcPrChange w:id="150" w:author="Khanh Pham" w:date="2019-04-02T00:43:00Z">
              <w:tcPr>
                <w:tcW w:w="1870" w:type="dxa"/>
              </w:tcPr>
            </w:tcPrChange>
          </w:tcPr>
          <w:p w14:paraId="693F0E78" w14:textId="3B240875" w:rsidR="00141363" w:rsidRDefault="00141363">
            <w:pPr>
              <w:jc w:val="center"/>
              <w:rPr>
                <w:rFonts w:ascii="Times New Roman" w:hAnsi="Times New Roman" w:cs="Times New Roman"/>
                <w:sz w:val="26"/>
                <w:szCs w:val="26"/>
              </w:rPr>
              <w:pPrChange w:id="151" w:author="Khanh Pham" w:date="2019-04-02T00:43:00Z">
                <w:pPr/>
              </w:pPrChange>
            </w:pPr>
            <w:r>
              <w:rPr>
                <w:rFonts w:ascii="Times New Roman" w:hAnsi="Times New Roman" w:cs="Times New Roman"/>
                <w:sz w:val="26"/>
                <w:szCs w:val="26"/>
              </w:rPr>
              <w:t>2</w:t>
            </w:r>
          </w:p>
        </w:tc>
        <w:tc>
          <w:tcPr>
            <w:tcW w:w="1870" w:type="dxa"/>
            <w:tcPrChange w:id="152" w:author="Khanh Pham" w:date="2019-04-02T00:43:00Z">
              <w:tcPr>
                <w:tcW w:w="1870" w:type="dxa"/>
              </w:tcPr>
            </w:tcPrChange>
          </w:tcPr>
          <w:p w14:paraId="331B019D" w14:textId="77777777" w:rsidR="00141363" w:rsidRDefault="00141363">
            <w:pPr>
              <w:rPr>
                <w:rFonts w:ascii="Times New Roman" w:hAnsi="Times New Roman" w:cs="Times New Roman"/>
                <w:sz w:val="26"/>
                <w:szCs w:val="26"/>
              </w:rPr>
            </w:pPr>
          </w:p>
        </w:tc>
        <w:tc>
          <w:tcPr>
            <w:tcW w:w="1870" w:type="dxa"/>
            <w:tcPrChange w:id="153" w:author="Khanh Pham" w:date="2019-04-02T00:43:00Z">
              <w:tcPr>
                <w:tcW w:w="1870" w:type="dxa"/>
              </w:tcPr>
            </w:tcPrChange>
          </w:tcPr>
          <w:p w14:paraId="2E19ACB8" w14:textId="77777777" w:rsidR="00141363" w:rsidRDefault="00141363">
            <w:pPr>
              <w:rPr>
                <w:rFonts w:ascii="Times New Roman" w:hAnsi="Times New Roman" w:cs="Times New Roman"/>
                <w:sz w:val="26"/>
                <w:szCs w:val="26"/>
              </w:rPr>
            </w:pPr>
          </w:p>
        </w:tc>
        <w:tc>
          <w:tcPr>
            <w:tcW w:w="1870" w:type="dxa"/>
            <w:tcPrChange w:id="154" w:author="Khanh Pham" w:date="2019-04-02T00:43:00Z">
              <w:tcPr>
                <w:tcW w:w="1870" w:type="dxa"/>
              </w:tcPr>
            </w:tcPrChange>
          </w:tcPr>
          <w:p w14:paraId="2A03C9AA" w14:textId="77777777" w:rsidR="00141363" w:rsidRDefault="00141363">
            <w:pPr>
              <w:rPr>
                <w:rFonts w:ascii="Times New Roman" w:hAnsi="Times New Roman" w:cs="Times New Roman"/>
                <w:sz w:val="26"/>
                <w:szCs w:val="26"/>
              </w:rPr>
            </w:pPr>
          </w:p>
        </w:tc>
        <w:tc>
          <w:tcPr>
            <w:tcW w:w="1870" w:type="dxa"/>
            <w:tcPrChange w:id="155" w:author="Khanh Pham" w:date="2019-04-02T00:43:00Z">
              <w:tcPr>
                <w:tcW w:w="1870" w:type="dxa"/>
              </w:tcPr>
            </w:tcPrChange>
          </w:tcPr>
          <w:p w14:paraId="6E5C48C9" w14:textId="77777777" w:rsidR="00141363" w:rsidRDefault="00141363">
            <w:pPr>
              <w:rPr>
                <w:rFonts w:ascii="Times New Roman" w:hAnsi="Times New Roman" w:cs="Times New Roman"/>
                <w:sz w:val="26"/>
                <w:szCs w:val="26"/>
              </w:rPr>
            </w:pPr>
          </w:p>
        </w:tc>
      </w:tr>
    </w:tbl>
    <w:p w14:paraId="1D2268AF" w14:textId="1C4FA8F2" w:rsidR="00141363" w:rsidRDefault="00141363">
      <w:pPr>
        <w:rPr>
          <w:ins w:id="156" w:author="Khanh Pham" w:date="2019-04-02T00:43:00Z"/>
          <w:rFonts w:ascii="Times New Roman" w:hAnsi="Times New Roman" w:cs="Times New Roman"/>
          <w:sz w:val="26"/>
          <w:szCs w:val="26"/>
        </w:rPr>
      </w:pPr>
    </w:p>
    <w:p w14:paraId="37110922" w14:textId="23A94270" w:rsidR="00141363" w:rsidRDefault="00141363">
      <w:pPr>
        <w:rPr>
          <w:ins w:id="157" w:author="Khanh Pham" w:date="2019-04-02T00:43:00Z"/>
          <w:rFonts w:ascii="Times New Roman" w:hAnsi="Times New Roman" w:cs="Times New Roman"/>
          <w:sz w:val="26"/>
          <w:szCs w:val="26"/>
        </w:rPr>
      </w:pPr>
      <w:ins w:id="158" w:author="Khanh Pham" w:date="2019-04-02T00:43:00Z">
        <w:r>
          <w:rPr>
            <w:rFonts w:ascii="Times New Roman" w:hAnsi="Times New Roman" w:cs="Times New Roman"/>
            <w:sz w:val="26"/>
            <w:szCs w:val="26"/>
          </w:rPr>
          <w:t>Báo cáo tình trạng cây cảnh:</w:t>
        </w:r>
      </w:ins>
    </w:p>
    <w:tbl>
      <w:tblPr>
        <w:tblStyle w:val="TableGrid"/>
        <w:tblW w:w="0" w:type="auto"/>
        <w:jc w:val="center"/>
        <w:tblLook w:val="04A0" w:firstRow="1" w:lastRow="0" w:firstColumn="1" w:lastColumn="0" w:noHBand="0" w:noVBand="1"/>
      </w:tblPr>
      <w:tblGrid>
        <w:gridCol w:w="1870"/>
        <w:gridCol w:w="1870"/>
        <w:gridCol w:w="1870"/>
        <w:gridCol w:w="1870"/>
        <w:gridCol w:w="1870"/>
      </w:tblGrid>
      <w:tr w:rsidR="00141363" w14:paraId="4180A10F" w14:textId="77777777" w:rsidTr="007B1513">
        <w:trPr>
          <w:jc w:val="center"/>
          <w:ins w:id="159" w:author="Khanh Pham" w:date="2019-04-02T00:44:00Z"/>
        </w:trPr>
        <w:tc>
          <w:tcPr>
            <w:tcW w:w="9350" w:type="dxa"/>
            <w:gridSpan w:val="5"/>
          </w:tcPr>
          <w:p w14:paraId="2E31A480" w14:textId="653338AE" w:rsidR="00141363" w:rsidRPr="007B1513" w:rsidRDefault="00141363" w:rsidP="007B1513">
            <w:pPr>
              <w:jc w:val="center"/>
              <w:rPr>
                <w:ins w:id="160" w:author="Khanh Pham" w:date="2019-04-02T00:44:00Z"/>
                <w:rFonts w:ascii="Times New Roman" w:hAnsi="Times New Roman" w:cs="Times New Roman"/>
                <w:b/>
                <w:sz w:val="26"/>
                <w:szCs w:val="26"/>
              </w:rPr>
            </w:pPr>
            <w:ins w:id="161" w:author="Khanh Pham" w:date="2019-04-02T00:44:00Z">
              <w:r w:rsidRPr="007B1513">
                <w:rPr>
                  <w:rFonts w:ascii="Times New Roman" w:hAnsi="Times New Roman" w:cs="Times New Roman"/>
                  <w:b/>
                  <w:sz w:val="26"/>
                  <w:szCs w:val="26"/>
                </w:rPr>
                <w:t>Báo Cáo Tình Trạng Cây Cảnh</w:t>
              </w:r>
            </w:ins>
          </w:p>
        </w:tc>
      </w:tr>
      <w:tr w:rsidR="00141363" w14:paraId="3278974C" w14:textId="77777777" w:rsidTr="007B1513">
        <w:trPr>
          <w:jc w:val="center"/>
          <w:ins w:id="162" w:author="Khanh Pham" w:date="2019-04-02T00:44:00Z"/>
        </w:trPr>
        <w:tc>
          <w:tcPr>
            <w:tcW w:w="9350" w:type="dxa"/>
            <w:gridSpan w:val="5"/>
          </w:tcPr>
          <w:p w14:paraId="7EAF9F20" w14:textId="77777777" w:rsidR="00141363" w:rsidRDefault="00141363" w:rsidP="007B1513">
            <w:pPr>
              <w:jc w:val="center"/>
              <w:rPr>
                <w:ins w:id="163" w:author="Khanh Pham" w:date="2019-04-02T00:44:00Z"/>
                <w:rFonts w:ascii="Times New Roman" w:hAnsi="Times New Roman" w:cs="Times New Roman"/>
                <w:sz w:val="26"/>
                <w:szCs w:val="26"/>
              </w:rPr>
            </w:pPr>
            <w:ins w:id="164" w:author="Khanh Pham" w:date="2019-04-02T00:44:00Z">
              <w:r>
                <w:rPr>
                  <w:rFonts w:ascii="Times New Roman" w:hAnsi="Times New Roman" w:cs="Times New Roman"/>
                  <w:sz w:val="26"/>
                  <w:szCs w:val="26"/>
                </w:rPr>
                <w:t>Tháng: ………………………</w:t>
              </w:r>
            </w:ins>
          </w:p>
        </w:tc>
      </w:tr>
      <w:tr w:rsidR="00141363" w14:paraId="05F20C68" w14:textId="77777777" w:rsidTr="007B1513">
        <w:trPr>
          <w:jc w:val="center"/>
          <w:ins w:id="165" w:author="Khanh Pham" w:date="2019-04-02T00:44:00Z"/>
        </w:trPr>
        <w:tc>
          <w:tcPr>
            <w:tcW w:w="1870" w:type="dxa"/>
          </w:tcPr>
          <w:p w14:paraId="5750FE13" w14:textId="77777777" w:rsidR="00141363" w:rsidRDefault="00141363" w:rsidP="007B1513">
            <w:pPr>
              <w:jc w:val="center"/>
              <w:rPr>
                <w:ins w:id="166" w:author="Khanh Pham" w:date="2019-04-02T00:44:00Z"/>
                <w:rFonts w:ascii="Times New Roman" w:hAnsi="Times New Roman" w:cs="Times New Roman"/>
                <w:sz w:val="26"/>
                <w:szCs w:val="26"/>
              </w:rPr>
            </w:pPr>
            <w:ins w:id="167" w:author="Khanh Pham" w:date="2019-04-02T00:44:00Z">
              <w:r>
                <w:rPr>
                  <w:rFonts w:ascii="Times New Roman" w:hAnsi="Times New Roman" w:cs="Times New Roman"/>
                  <w:sz w:val="26"/>
                  <w:szCs w:val="26"/>
                </w:rPr>
                <w:t>STT</w:t>
              </w:r>
            </w:ins>
          </w:p>
        </w:tc>
        <w:tc>
          <w:tcPr>
            <w:tcW w:w="1870" w:type="dxa"/>
          </w:tcPr>
          <w:p w14:paraId="592FF2F8" w14:textId="32CB2B8D" w:rsidR="00141363" w:rsidRDefault="00141363" w:rsidP="007B1513">
            <w:pPr>
              <w:jc w:val="center"/>
              <w:rPr>
                <w:ins w:id="168" w:author="Khanh Pham" w:date="2019-04-02T00:44:00Z"/>
                <w:rFonts w:ascii="Times New Roman" w:hAnsi="Times New Roman" w:cs="Times New Roman"/>
                <w:sz w:val="26"/>
                <w:szCs w:val="26"/>
              </w:rPr>
            </w:pPr>
            <w:ins w:id="169" w:author="Khanh Pham" w:date="2019-04-02T00:44:00Z">
              <w:r>
                <w:rPr>
                  <w:rFonts w:ascii="Times New Roman" w:hAnsi="Times New Roman" w:cs="Times New Roman"/>
                  <w:sz w:val="26"/>
                  <w:szCs w:val="26"/>
                </w:rPr>
                <w:t>Cây Cảnh</w:t>
              </w:r>
            </w:ins>
          </w:p>
        </w:tc>
        <w:tc>
          <w:tcPr>
            <w:tcW w:w="1870" w:type="dxa"/>
          </w:tcPr>
          <w:p w14:paraId="1F890CA8" w14:textId="64EBA782" w:rsidR="00141363" w:rsidRDefault="00141363" w:rsidP="007B1513">
            <w:pPr>
              <w:jc w:val="center"/>
              <w:rPr>
                <w:ins w:id="170" w:author="Khanh Pham" w:date="2019-04-02T00:44:00Z"/>
                <w:rFonts w:ascii="Times New Roman" w:hAnsi="Times New Roman" w:cs="Times New Roman"/>
                <w:sz w:val="26"/>
                <w:szCs w:val="26"/>
              </w:rPr>
            </w:pPr>
            <w:ins w:id="171" w:author="Khanh Pham" w:date="2019-04-02T00:44:00Z">
              <w:r>
                <w:rPr>
                  <w:rFonts w:ascii="Times New Roman" w:hAnsi="Times New Roman" w:cs="Times New Roman"/>
                  <w:sz w:val="26"/>
                  <w:szCs w:val="26"/>
                </w:rPr>
                <w:t>Loại Cây</w:t>
              </w:r>
            </w:ins>
          </w:p>
        </w:tc>
        <w:tc>
          <w:tcPr>
            <w:tcW w:w="1870" w:type="dxa"/>
          </w:tcPr>
          <w:p w14:paraId="67B74678" w14:textId="27130E03" w:rsidR="00141363" w:rsidRDefault="00141363" w:rsidP="007B1513">
            <w:pPr>
              <w:jc w:val="center"/>
              <w:rPr>
                <w:ins w:id="172" w:author="Khanh Pham" w:date="2019-04-02T00:44:00Z"/>
                <w:rFonts w:ascii="Times New Roman" w:hAnsi="Times New Roman" w:cs="Times New Roman"/>
                <w:sz w:val="26"/>
                <w:szCs w:val="26"/>
              </w:rPr>
            </w:pPr>
            <w:ins w:id="173" w:author="Khanh Pham" w:date="2019-04-02T00:44:00Z">
              <w:r>
                <w:rPr>
                  <w:rFonts w:ascii="Times New Roman" w:hAnsi="Times New Roman" w:cs="Times New Roman"/>
                  <w:sz w:val="26"/>
                  <w:szCs w:val="26"/>
                </w:rPr>
                <w:t>Ngày Trồng</w:t>
              </w:r>
            </w:ins>
          </w:p>
        </w:tc>
        <w:tc>
          <w:tcPr>
            <w:tcW w:w="1870" w:type="dxa"/>
          </w:tcPr>
          <w:p w14:paraId="7D1767B2" w14:textId="38CCAC04" w:rsidR="00141363" w:rsidRDefault="00141363" w:rsidP="007B1513">
            <w:pPr>
              <w:jc w:val="center"/>
              <w:rPr>
                <w:ins w:id="174" w:author="Khanh Pham" w:date="2019-04-02T00:44:00Z"/>
                <w:rFonts w:ascii="Times New Roman" w:hAnsi="Times New Roman" w:cs="Times New Roman"/>
                <w:sz w:val="26"/>
                <w:szCs w:val="26"/>
              </w:rPr>
            </w:pPr>
            <w:ins w:id="175" w:author="Khanh Pham" w:date="2019-04-02T00:44:00Z">
              <w:r>
                <w:rPr>
                  <w:rFonts w:ascii="Times New Roman" w:hAnsi="Times New Roman" w:cs="Times New Roman"/>
                  <w:sz w:val="26"/>
                  <w:szCs w:val="26"/>
                </w:rPr>
                <w:t>Tình Trạng</w:t>
              </w:r>
            </w:ins>
          </w:p>
        </w:tc>
      </w:tr>
      <w:tr w:rsidR="00141363" w14:paraId="31DDD500" w14:textId="77777777" w:rsidTr="007B1513">
        <w:trPr>
          <w:jc w:val="center"/>
          <w:ins w:id="176" w:author="Khanh Pham" w:date="2019-04-02T00:44:00Z"/>
        </w:trPr>
        <w:tc>
          <w:tcPr>
            <w:tcW w:w="1870" w:type="dxa"/>
          </w:tcPr>
          <w:p w14:paraId="31D2A542" w14:textId="77777777" w:rsidR="00141363" w:rsidRDefault="00141363" w:rsidP="007B1513">
            <w:pPr>
              <w:jc w:val="center"/>
              <w:rPr>
                <w:ins w:id="177" w:author="Khanh Pham" w:date="2019-04-02T00:44:00Z"/>
                <w:rFonts w:ascii="Times New Roman" w:hAnsi="Times New Roman" w:cs="Times New Roman"/>
                <w:sz w:val="26"/>
                <w:szCs w:val="26"/>
              </w:rPr>
            </w:pPr>
            <w:ins w:id="178" w:author="Khanh Pham" w:date="2019-04-02T00:44:00Z">
              <w:r>
                <w:rPr>
                  <w:rFonts w:ascii="Times New Roman" w:hAnsi="Times New Roman" w:cs="Times New Roman"/>
                  <w:sz w:val="26"/>
                  <w:szCs w:val="26"/>
                </w:rPr>
                <w:t>1</w:t>
              </w:r>
            </w:ins>
          </w:p>
        </w:tc>
        <w:tc>
          <w:tcPr>
            <w:tcW w:w="1870" w:type="dxa"/>
          </w:tcPr>
          <w:p w14:paraId="791AA6A5" w14:textId="77777777" w:rsidR="00141363" w:rsidRDefault="00141363" w:rsidP="007B1513">
            <w:pPr>
              <w:rPr>
                <w:ins w:id="179" w:author="Khanh Pham" w:date="2019-04-02T00:44:00Z"/>
                <w:rFonts w:ascii="Times New Roman" w:hAnsi="Times New Roman" w:cs="Times New Roman"/>
                <w:sz w:val="26"/>
                <w:szCs w:val="26"/>
              </w:rPr>
            </w:pPr>
          </w:p>
        </w:tc>
        <w:tc>
          <w:tcPr>
            <w:tcW w:w="1870" w:type="dxa"/>
          </w:tcPr>
          <w:p w14:paraId="0E7807B3" w14:textId="77777777" w:rsidR="00141363" w:rsidRDefault="00141363" w:rsidP="007B1513">
            <w:pPr>
              <w:rPr>
                <w:ins w:id="180" w:author="Khanh Pham" w:date="2019-04-02T00:44:00Z"/>
                <w:rFonts w:ascii="Times New Roman" w:hAnsi="Times New Roman" w:cs="Times New Roman"/>
                <w:sz w:val="26"/>
                <w:szCs w:val="26"/>
              </w:rPr>
            </w:pPr>
          </w:p>
        </w:tc>
        <w:tc>
          <w:tcPr>
            <w:tcW w:w="1870" w:type="dxa"/>
          </w:tcPr>
          <w:p w14:paraId="2DCC05F7" w14:textId="77777777" w:rsidR="00141363" w:rsidRDefault="00141363" w:rsidP="007B1513">
            <w:pPr>
              <w:rPr>
                <w:ins w:id="181" w:author="Khanh Pham" w:date="2019-04-02T00:44:00Z"/>
                <w:rFonts w:ascii="Times New Roman" w:hAnsi="Times New Roman" w:cs="Times New Roman"/>
                <w:sz w:val="26"/>
                <w:szCs w:val="26"/>
              </w:rPr>
            </w:pPr>
          </w:p>
        </w:tc>
        <w:tc>
          <w:tcPr>
            <w:tcW w:w="1870" w:type="dxa"/>
          </w:tcPr>
          <w:p w14:paraId="070DA775" w14:textId="77777777" w:rsidR="00141363" w:rsidRDefault="00141363" w:rsidP="007B1513">
            <w:pPr>
              <w:rPr>
                <w:ins w:id="182" w:author="Khanh Pham" w:date="2019-04-02T00:44:00Z"/>
                <w:rFonts w:ascii="Times New Roman" w:hAnsi="Times New Roman" w:cs="Times New Roman"/>
                <w:sz w:val="26"/>
                <w:szCs w:val="26"/>
              </w:rPr>
            </w:pPr>
          </w:p>
        </w:tc>
      </w:tr>
      <w:tr w:rsidR="00141363" w14:paraId="771D61AF" w14:textId="77777777" w:rsidTr="007B1513">
        <w:trPr>
          <w:jc w:val="center"/>
          <w:ins w:id="183" w:author="Khanh Pham" w:date="2019-04-02T00:44:00Z"/>
        </w:trPr>
        <w:tc>
          <w:tcPr>
            <w:tcW w:w="1870" w:type="dxa"/>
          </w:tcPr>
          <w:p w14:paraId="26411BE5" w14:textId="77777777" w:rsidR="00141363" w:rsidRDefault="00141363" w:rsidP="007B1513">
            <w:pPr>
              <w:jc w:val="center"/>
              <w:rPr>
                <w:ins w:id="184" w:author="Khanh Pham" w:date="2019-04-02T00:44:00Z"/>
                <w:rFonts w:ascii="Times New Roman" w:hAnsi="Times New Roman" w:cs="Times New Roman"/>
                <w:sz w:val="26"/>
                <w:szCs w:val="26"/>
              </w:rPr>
            </w:pPr>
            <w:ins w:id="185" w:author="Khanh Pham" w:date="2019-04-02T00:44:00Z">
              <w:r>
                <w:rPr>
                  <w:rFonts w:ascii="Times New Roman" w:hAnsi="Times New Roman" w:cs="Times New Roman"/>
                  <w:sz w:val="26"/>
                  <w:szCs w:val="26"/>
                </w:rPr>
                <w:t>2</w:t>
              </w:r>
            </w:ins>
          </w:p>
        </w:tc>
        <w:tc>
          <w:tcPr>
            <w:tcW w:w="1870" w:type="dxa"/>
          </w:tcPr>
          <w:p w14:paraId="2AD7F131" w14:textId="77777777" w:rsidR="00141363" w:rsidRDefault="00141363" w:rsidP="007B1513">
            <w:pPr>
              <w:rPr>
                <w:ins w:id="186" w:author="Khanh Pham" w:date="2019-04-02T00:44:00Z"/>
                <w:rFonts w:ascii="Times New Roman" w:hAnsi="Times New Roman" w:cs="Times New Roman"/>
                <w:sz w:val="26"/>
                <w:szCs w:val="26"/>
              </w:rPr>
            </w:pPr>
          </w:p>
        </w:tc>
        <w:tc>
          <w:tcPr>
            <w:tcW w:w="1870" w:type="dxa"/>
          </w:tcPr>
          <w:p w14:paraId="394CA5D7" w14:textId="77777777" w:rsidR="00141363" w:rsidRDefault="00141363" w:rsidP="007B1513">
            <w:pPr>
              <w:rPr>
                <w:ins w:id="187" w:author="Khanh Pham" w:date="2019-04-02T00:44:00Z"/>
                <w:rFonts w:ascii="Times New Roman" w:hAnsi="Times New Roman" w:cs="Times New Roman"/>
                <w:sz w:val="26"/>
                <w:szCs w:val="26"/>
              </w:rPr>
            </w:pPr>
          </w:p>
        </w:tc>
        <w:tc>
          <w:tcPr>
            <w:tcW w:w="1870" w:type="dxa"/>
          </w:tcPr>
          <w:p w14:paraId="4C82F60E" w14:textId="77777777" w:rsidR="00141363" w:rsidRDefault="00141363" w:rsidP="007B1513">
            <w:pPr>
              <w:rPr>
                <w:ins w:id="188" w:author="Khanh Pham" w:date="2019-04-02T00:44:00Z"/>
                <w:rFonts w:ascii="Times New Roman" w:hAnsi="Times New Roman" w:cs="Times New Roman"/>
                <w:sz w:val="26"/>
                <w:szCs w:val="26"/>
              </w:rPr>
            </w:pPr>
          </w:p>
        </w:tc>
        <w:tc>
          <w:tcPr>
            <w:tcW w:w="1870" w:type="dxa"/>
          </w:tcPr>
          <w:p w14:paraId="572665D4" w14:textId="77777777" w:rsidR="00141363" w:rsidRDefault="00141363" w:rsidP="007B1513">
            <w:pPr>
              <w:rPr>
                <w:ins w:id="189" w:author="Khanh Pham" w:date="2019-04-02T00:44:00Z"/>
                <w:rFonts w:ascii="Times New Roman" w:hAnsi="Times New Roman" w:cs="Times New Roman"/>
                <w:sz w:val="26"/>
                <w:szCs w:val="26"/>
              </w:rPr>
            </w:pPr>
          </w:p>
        </w:tc>
      </w:tr>
    </w:tbl>
    <w:p w14:paraId="2F668440" w14:textId="6A87ADFB" w:rsidR="00141363" w:rsidRDefault="00141363">
      <w:pPr>
        <w:rPr>
          <w:ins w:id="190" w:author="Khanh Pham" w:date="2019-04-02T00:44:00Z"/>
          <w:rFonts w:ascii="Times New Roman" w:hAnsi="Times New Roman" w:cs="Times New Roman"/>
          <w:sz w:val="26"/>
          <w:szCs w:val="26"/>
        </w:rPr>
      </w:pPr>
    </w:p>
    <w:p w14:paraId="08E1C4C1" w14:textId="1DD5539E" w:rsidR="00141363" w:rsidRPr="00141363" w:rsidRDefault="00141363">
      <w:pPr>
        <w:rPr>
          <w:ins w:id="191" w:author="Khanh Pham" w:date="2019-04-02T00:44:00Z"/>
          <w:rFonts w:ascii="Times New Roman" w:hAnsi="Times New Roman" w:cs="Times New Roman"/>
          <w:sz w:val="26"/>
          <w:szCs w:val="26"/>
          <w:rPrChange w:id="192" w:author="Khanh Pham" w:date="2019-04-02T00:44:00Z">
            <w:rPr>
              <w:ins w:id="193" w:author="Khanh Pham" w:date="2019-04-02T00:44:00Z"/>
            </w:rPr>
          </w:rPrChange>
        </w:rPr>
        <w:pPrChange w:id="194" w:author="Khanh Pham" w:date="2019-04-02T00:44:00Z">
          <w:pPr>
            <w:pStyle w:val="ListParagraph"/>
            <w:numPr>
              <w:numId w:val="1"/>
            </w:numPr>
            <w:spacing w:line="259" w:lineRule="auto"/>
            <w:ind w:left="1800" w:hanging="360"/>
          </w:pPr>
        </w:pPrChange>
      </w:pPr>
      <w:ins w:id="195" w:author="Khanh Pham" w:date="2019-04-02T00:45:00Z">
        <w:r>
          <w:rPr>
            <w:rFonts w:ascii="Times New Roman" w:hAnsi="Times New Roman" w:cs="Times New Roman"/>
            <w:sz w:val="26"/>
            <w:szCs w:val="26"/>
          </w:rPr>
          <w:t>Người dùng</w:t>
        </w:r>
      </w:ins>
      <w:ins w:id="196" w:author="Khanh Pham" w:date="2019-04-02T00:44:00Z">
        <w:r w:rsidRPr="00141363">
          <w:rPr>
            <w:rFonts w:ascii="Times New Roman" w:hAnsi="Times New Roman" w:cs="Times New Roman"/>
            <w:sz w:val="26"/>
            <w:szCs w:val="26"/>
            <w:rPrChange w:id="197" w:author="Khanh Pham" w:date="2019-04-02T00:44:00Z">
              <w:rPr/>
            </w:rPrChange>
          </w:rPr>
          <w:t xml:space="preserve"> chọn chức năng báo cáo.</w:t>
        </w:r>
      </w:ins>
    </w:p>
    <w:p w14:paraId="2B1612F3" w14:textId="65B395B1" w:rsidR="00141363" w:rsidRDefault="00141363">
      <w:pPr>
        <w:rPr>
          <w:ins w:id="198" w:author="Khanh Pham" w:date="2019-04-02T00:44:00Z"/>
          <w:rFonts w:ascii="Times New Roman" w:hAnsi="Times New Roman" w:cs="Times New Roman"/>
          <w:sz w:val="26"/>
          <w:szCs w:val="26"/>
        </w:rPr>
      </w:pPr>
      <w:ins w:id="199" w:author="Khanh Pham" w:date="2019-04-02T00:44:00Z">
        <w:r w:rsidRPr="00141363">
          <w:rPr>
            <w:rFonts w:ascii="Times New Roman" w:hAnsi="Times New Roman" w:cs="Times New Roman"/>
            <w:sz w:val="26"/>
            <w:szCs w:val="26"/>
            <w:rPrChange w:id="200" w:author="Khanh Pham" w:date="2019-04-02T00:44:00Z">
              <w:rPr/>
            </w:rPrChange>
          </w:rPr>
          <w:t xml:space="preserve">Hệ thống xuất thông tin về </w:t>
        </w:r>
      </w:ins>
      <w:ins w:id="201" w:author="Khanh Pham" w:date="2019-04-02T00:45:00Z">
        <w:r>
          <w:rPr>
            <w:rFonts w:ascii="Times New Roman" w:hAnsi="Times New Roman" w:cs="Times New Roman"/>
            <w:sz w:val="26"/>
            <w:szCs w:val="26"/>
          </w:rPr>
          <w:t>chi phí và tình trạng cây cảnh theo tháng được chọn.</w:t>
        </w:r>
      </w:ins>
    </w:p>
    <w:p w14:paraId="05DD819E" w14:textId="77777777" w:rsidR="00141363" w:rsidRDefault="00141363">
      <w:pPr>
        <w:rPr>
          <w:rFonts w:ascii="Times New Roman" w:hAnsi="Times New Roman" w:cs="Times New Roman"/>
          <w:sz w:val="26"/>
          <w:szCs w:val="26"/>
        </w:rPr>
      </w:pPr>
    </w:p>
    <w:p w14:paraId="4236E744" w14:textId="535C6DC9" w:rsidR="00141363" w:rsidRDefault="00141363">
      <w:pPr>
        <w:rPr>
          <w:rFonts w:ascii="Times New Roman" w:hAnsi="Times New Roman" w:cs="Times New Roman"/>
          <w:sz w:val="26"/>
          <w:szCs w:val="26"/>
        </w:rPr>
      </w:pPr>
      <w:r>
        <w:rPr>
          <w:rFonts w:ascii="Times New Roman" w:hAnsi="Times New Roman" w:cs="Times New Roman"/>
          <w:sz w:val="26"/>
          <w:szCs w:val="26"/>
        </w:rPr>
        <w:t>Thay đổi quy định:</w:t>
      </w:r>
    </w:p>
    <w:p w14:paraId="1BECA2A5" w14:textId="4E690E87" w:rsidR="00141363" w:rsidRDefault="00141363">
      <w:pPr>
        <w:rPr>
          <w:rFonts w:ascii="Times New Roman" w:hAnsi="Times New Roman" w:cs="Times New Roman"/>
          <w:sz w:val="26"/>
          <w:szCs w:val="26"/>
        </w:rPr>
      </w:pPr>
      <w:r>
        <w:rPr>
          <w:rFonts w:ascii="Times New Roman" w:hAnsi="Times New Roman" w:cs="Times New Roman"/>
          <w:sz w:val="26"/>
          <w:szCs w:val="26"/>
        </w:rPr>
        <w:t>Người dùng có thể thay đổi những quy định sau:</w:t>
      </w:r>
    </w:p>
    <w:p w14:paraId="2F5F3586" w14:textId="2EE494BB" w:rsidR="00141363" w:rsidRDefault="00141363">
      <w:pPr>
        <w:rPr>
          <w:rFonts w:ascii="Times New Roman" w:hAnsi="Times New Roman" w:cs="Times New Roman"/>
          <w:sz w:val="26"/>
          <w:szCs w:val="26"/>
        </w:rPr>
      </w:pPr>
      <w:r>
        <w:rPr>
          <w:rFonts w:ascii="Times New Roman" w:hAnsi="Times New Roman" w:cs="Times New Roman"/>
          <w:sz w:val="26"/>
          <w:szCs w:val="26"/>
        </w:rPr>
        <w:t>Thay đổi các vị trí có thể đặt bồn cây cảnh, số bồn cây cảnh tối đa trong một vị trí.</w:t>
      </w:r>
    </w:p>
    <w:p w14:paraId="122A9EFB" w14:textId="16653978" w:rsidR="00141363" w:rsidRDefault="00141363">
      <w:pPr>
        <w:rPr>
          <w:rFonts w:ascii="Times New Roman" w:hAnsi="Times New Roman" w:cs="Times New Roman"/>
          <w:sz w:val="26"/>
          <w:szCs w:val="26"/>
        </w:rPr>
      </w:pPr>
      <w:r>
        <w:rPr>
          <w:rFonts w:ascii="Times New Roman" w:hAnsi="Times New Roman" w:cs="Times New Roman"/>
          <w:sz w:val="26"/>
          <w:szCs w:val="26"/>
        </w:rPr>
        <w:lastRenderedPageBreak/>
        <w:t>Thay đổi số loại vật tư dùng để chăm sóc cây và số tiền tối đa dùng để mưa vật tư.</w:t>
      </w:r>
    </w:p>
    <w:p w14:paraId="2617E697" w14:textId="77777777" w:rsidR="00141363" w:rsidRDefault="00141363">
      <w:pPr>
        <w:rPr>
          <w:rFonts w:ascii="Times New Roman" w:hAnsi="Times New Roman" w:cs="Times New Roman"/>
          <w:sz w:val="26"/>
          <w:szCs w:val="26"/>
        </w:rPr>
      </w:pPr>
    </w:p>
    <w:p w14:paraId="2FD48953" w14:textId="2885D517" w:rsidR="00141363" w:rsidRPr="00CA1AEC" w:rsidRDefault="00141363">
      <w:pPr>
        <w:rPr>
          <w:rFonts w:ascii="Times New Roman" w:hAnsi="Times New Roman" w:cs="Times New Roman"/>
          <w:b/>
          <w:bCs/>
          <w:sz w:val="26"/>
          <w:szCs w:val="26"/>
        </w:rPr>
      </w:pPr>
      <w:r w:rsidRPr="00CA1AEC">
        <w:rPr>
          <w:rFonts w:ascii="Times New Roman" w:hAnsi="Times New Roman" w:cs="Times New Roman"/>
          <w:b/>
          <w:bCs/>
          <w:sz w:val="26"/>
          <w:szCs w:val="26"/>
        </w:rPr>
        <w:t>Hiện trạng tin học:</w:t>
      </w:r>
    </w:p>
    <w:p w14:paraId="314C9BE3" w14:textId="2DE9BA30" w:rsidR="00781200" w:rsidRDefault="00781200">
      <w:pPr>
        <w:rPr>
          <w:rFonts w:ascii="Times New Roman" w:hAnsi="Times New Roman" w:cs="Times New Roman"/>
          <w:sz w:val="26"/>
          <w:szCs w:val="26"/>
        </w:rPr>
      </w:pPr>
      <w:r>
        <w:rPr>
          <w:rFonts w:ascii="Times New Roman" w:hAnsi="Times New Roman" w:cs="Times New Roman"/>
          <w:sz w:val="26"/>
          <w:szCs w:val="26"/>
        </w:rPr>
        <w:t>Phần cứng:</w:t>
      </w:r>
    </w:p>
    <w:p w14:paraId="358D6092" w14:textId="77777777" w:rsidR="007B1513" w:rsidRPr="007B1513" w:rsidRDefault="007B1513" w:rsidP="007B1513">
      <w:pPr>
        <w:rPr>
          <w:rFonts w:ascii="Times New Roman" w:hAnsi="Times New Roman" w:cs="Times New Roman"/>
          <w:sz w:val="26"/>
          <w:szCs w:val="26"/>
          <w:shd w:val="clear" w:color="auto" w:fill="FEFEFE"/>
        </w:rPr>
      </w:pPr>
      <w:r w:rsidRPr="007B1513">
        <w:rPr>
          <w:rFonts w:ascii="Times New Roman" w:hAnsi="Times New Roman" w:cs="Times New Roman"/>
          <w:sz w:val="26"/>
          <w:szCs w:val="26"/>
          <w:shd w:val="clear" w:color="auto" w:fill="FEFEFE"/>
        </w:rPr>
        <w:t xml:space="preserve">Các thiết bị hiện tại: PC, máy in. </w:t>
      </w:r>
    </w:p>
    <w:p w14:paraId="399F97C6" w14:textId="4687B428" w:rsidR="00781200" w:rsidRDefault="007B1513">
      <w:pPr>
        <w:rPr>
          <w:rFonts w:ascii="Times New Roman" w:hAnsi="Times New Roman" w:cs="Times New Roman"/>
          <w:sz w:val="26"/>
          <w:szCs w:val="26"/>
          <w:shd w:val="clear" w:color="auto" w:fill="FEFEFE"/>
        </w:rPr>
      </w:pPr>
      <w:r w:rsidRPr="007B1513">
        <w:rPr>
          <w:rFonts w:ascii="Times New Roman" w:hAnsi="Times New Roman" w:cs="Times New Roman"/>
          <w:sz w:val="26"/>
          <w:szCs w:val="26"/>
          <w:shd w:val="clear" w:color="auto" w:fill="FEFEFE"/>
        </w:rPr>
        <w:t>Cấu hình: core i7 2,4GHz, Ram 8GB.</w:t>
      </w:r>
    </w:p>
    <w:p w14:paraId="5F174C8E" w14:textId="77777777" w:rsidR="007B1513" w:rsidRPr="007B1513" w:rsidRDefault="007B1513">
      <w:pPr>
        <w:rPr>
          <w:rFonts w:ascii="Times New Roman" w:hAnsi="Times New Roman" w:cs="Times New Roman"/>
          <w:sz w:val="26"/>
          <w:szCs w:val="26"/>
          <w:shd w:val="clear" w:color="auto" w:fill="FEFEFE"/>
        </w:rPr>
      </w:pPr>
    </w:p>
    <w:p w14:paraId="7A988D2A" w14:textId="553A536E" w:rsidR="00781200" w:rsidRPr="00CA1AEC" w:rsidRDefault="00781200">
      <w:pPr>
        <w:rPr>
          <w:rFonts w:ascii="Times New Roman" w:hAnsi="Times New Roman" w:cs="Times New Roman"/>
          <w:b/>
          <w:bCs/>
          <w:sz w:val="26"/>
          <w:szCs w:val="26"/>
        </w:rPr>
      </w:pPr>
      <w:r w:rsidRPr="00CA1AEC">
        <w:rPr>
          <w:rFonts w:ascii="Times New Roman" w:hAnsi="Times New Roman" w:cs="Times New Roman"/>
          <w:b/>
          <w:bCs/>
          <w:sz w:val="26"/>
          <w:szCs w:val="26"/>
        </w:rPr>
        <w:t>Phần mềm:</w:t>
      </w:r>
    </w:p>
    <w:p w14:paraId="56AC88F5" w14:textId="3EA43A8F" w:rsidR="007B1513" w:rsidRPr="007B1513" w:rsidRDefault="007B1513" w:rsidP="007B1513">
      <w:pPr>
        <w:rPr>
          <w:rFonts w:ascii="Times New Roman" w:hAnsi="Times New Roman" w:cs="Times New Roman"/>
          <w:sz w:val="26"/>
          <w:szCs w:val="26"/>
          <w:shd w:val="clear" w:color="auto" w:fill="FEFEFE"/>
        </w:rPr>
      </w:pPr>
      <w:r w:rsidRPr="007B1513">
        <w:rPr>
          <w:rFonts w:ascii="Times New Roman" w:hAnsi="Times New Roman" w:cs="Times New Roman"/>
          <w:sz w:val="26"/>
          <w:szCs w:val="26"/>
          <w:shd w:val="clear" w:color="auto" w:fill="FEFEFE"/>
        </w:rPr>
        <w:t>Hệ điều hành: Win</w:t>
      </w:r>
      <w:r w:rsidR="00CA1AEC">
        <w:rPr>
          <w:rFonts w:ascii="Times New Roman" w:hAnsi="Times New Roman" w:cs="Times New Roman"/>
          <w:sz w:val="26"/>
          <w:szCs w:val="26"/>
          <w:shd w:val="clear" w:color="auto" w:fill="FEFEFE"/>
        </w:rPr>
        <w:t>dows</w:t>
      </w:r>
      <w:r w:rsidRPr="007B1513">
        <w:rPr>
          <w:rFonts w:ascii="Times New Roman" w:hAnsi="Times New Roman" w:cs="Times New Roman"/>
          <w:sz w:val="26"/>
          <w:szCs w:val="26"/>
          <w:shd w:val="clear" w:color="auto" w:fill="FEFEFE"/>
        </w:rPr>
        <w:t xml:space="preserve"> 10</w:t>
      </w:r>
    </w:p>
    <w:p w14:paraId="68FE96AD" w14:textId="7A4F0351" w:rsidR="00CA1AEC" w:rsidRPr="00CA1AEC" w:rsidRDefault="00CA1AEC" w:rsidP="00CA1AEC">
      <w:pPr>
        <w:rPr>
          <w:rFonts w:ascii="Times New Roman" w:hAnsi="Times New Roman" w:cs="Times New Roman"/>
          <w:sz w:val="26"/>
          <w:szCs w:val="26"/>
          <w:shd w:val="clear" w:color="auto" w:fill="FEFEFE"/>
        </w:rPr>
      </w:pPr>
      <w:r w:rsidRPr="00CA1AEC">
        <w:rPr>
          <w:rFonts w:ascii="Times New Roman" w:hAnsi="Times New Roman" w:cs="Times New Roman"/>
          <w:sz w:val="26"/>
          <w:szCs w:val="26"/>
          <w:shd w:val="clear" w:color="auto" w:fill="FEFEFE"/>
        </w:rPr>
        <w:t xml:space="preserve">Visual Studio 2019: </w:t>
      </w:r>
    </w:p>
    <w:p w14:paraId="09E76595" w14:textId="77777777" w:rsidR="00CA1AEC" w:rsidRPr="00CA1AEC" w:rsidRDefault="00CA1AEC" w:rsidP="00CA1AEC">
      <w:pPr>
        <w:rPr>
          <w:rFonts w:ascii="Times New Roman" w:hAnsi="Times New Roman" w:cs="Times New Roman"/>
          <w:sz w:val="26"/>
          <w:szCs w:val="26"/>
          <w:shd w:val="clear" w:color="auto" w:fill="FEFEFE"/>
        </w:rPr>
      </w:pPr>
      <w:r w:rsidRPr="00CA1AEC">
        <w:rPr>
          <w:rFonts w:ascii="Times New Roman" w:hAnsi="Times New Roman" w:cs="Times New Roman"/>
          <w:sz w:val="26"/>
          <w:szCs w:val="26"/>
          <w:shd w:val="clear" w:color="auto" w:fill="FEFEFE"/>
        </w:rPr>
        <w:t xml:space="preserve">    - .NET Standard 2.0</w:t>
      </w:r>
    </w:p>
    <w:p w14:paraId="0D30CCD7" w14:textId="77777777" w:rsidR="00CA1AEC" w:rsidRPr="00CA1AEC" w:rsidRDefault="00CA1AEC" w:rsidP="00CA1AEC">
      <w:pPr>
        <w:rPr>
          <w:rFonts w:ascii="Times New Roman" w:hAnsi="Times New Roman" w:cs="Times New Roman"/>
          <w:sz w:val="26"/>
          <w:szCs w:val="26"/>
          <w:shd w:val="clear" w:color="auto" w:fill="FEFEFE"/>
        </w:rPr>
      </w:pPr>
      <w:r w:rsidRPr="00CA1AEC">
        <w:rPr>
          <w:rFonts w:ascii="Times New Roman" w:hAnsi="Times New Roman" w:cs="Times New Roman"/>
          <w:sz w:val="26"/>
          <w:szCs w:val="26"/>
          <w:shd w:val="clear" w:color="auto" w:fill="FEFEFE"/>
        </w:rPr>
        <w:t xml:space="preserve">    - .NET Framework 4.7.2</w:t>
      </w:r>
    </w:p>
    <w:p w14:paraId="242F0111" w14:textId="0924966B" w:rsidR="00CA1AEC" w:rsidRPr="001F4FE9" w:rsidRDefault="00CA1AEC" w:rsidP="00CA1AEC">
      <w:pPr>
        <w:rPr>
          <w:rFonts w:ascii="Times New Roman" w:hAnsi="Times New Roman" w:cs="Times New Roman"/>
          <w:sz w:val="26"/>
          <w:szCs w:val="26"/>
          <w:shd w:val="clear" w:color="auto" w:fill="FEFEFE"/>
          <w:lang w:val="fr-FR"/>
        </w:rPr>
      </w:pPr>
      <w:r w:rsidRPr="00CA1AEC">
        <w:rPr>
          <w:rFonts w:ascii="Times New Roman" w:hAnsi="Times New Roman" w:cs="Times New Roman"/>
          <w:sz w:val="26"/>
          <w:szCs w:val="26"/>
          <w:shd w:val="clear" w:color="auto" w:fill="FEFEFE"/>
        </w:rPr>
        <w:t xml:space="preserve"> </w:t>
      </w:r>
      <w:r w:rsidRPr="001F4FE9">
        <w:rPr>
          <w:rFonts w:ascii="Times New Roman" w:hAnsi="Times New Roman" w:cs="Times New Roman"/>
          <w:sz w:val="26"/>
          <w:szCs w:val="26"/>
          <w:shd w:val="clear" w:color="auto" w:fill="FEFEFE"/>
          <w:lang w:val="fr-FR"/>
        </w:rPr>
        <w:t>- Bunifu: version 1.9.0.1</w:t>
      </w:r>
    </w:p>
    <w:p w14:paraId="3A489C0E" w14:textId="77777777" w:rsidR="00CA1AEC" w:rsidRPr="001F4FE9" w:rsidRDefault="00CA1AEC" w:rsidP="00CA1AEC">
      <w:pPr>
        <w:rPr>
          <w:rFonts w:ascii="Times New Roman" w:hAnsi="Times New Roman" w:cs="Times New Roman"/>
          <w:sz w:val="26"/>
          <w:szCs w:val="26"/>
          <w:shd w:val="clear" w:color="auto" w:fill="FEFEFE"/>
          <w:lang w:val="fr-FR"/>
        </w:rPr>
      </w:pPr>
      <w:r w:rsidRPr="001F4FE9">
        <w:rPr>
          <w:rFonts w:ascii="Times New Roman" w:hAnsi="Times New Roman" w:cs="Times New Roman"/>
          <w:sz w:val="26"/>
          <w:szCs w:val="26"/>
          <w:shd w:val="clear" w:color="auto" w:fill="FEFEFE"/>
          <w:lang w:val="fr-FR"/>
        </w:rPr>
        <w:t xml:space="preserve"> - Telerik: version 2019.1.115 </w:t>
      </w:r>
    </w:p>
    <w:p w14:paraId="0E978561" w14:textId="77777777" w:rsidR="00CA1AEC" w:rsidRPr="001F4FE9" w:rsidRDefault="00CA1AEC" w:rsidP="00CA1AEC">
      <w:pPr>
        <w:rPr>
          <w:rFonts w:ascii="Times New Roman" w:hAnsi="Times New Roman" w:cs="Times New Roman"/>
          <w:sz w:val="26"/>
          <w:szCs w:val="26"/>
          <w:shd w:val="clear" w:color="auto" w:fill="FEFEFE"/>
          <w:lang w:val="fr-FR"/>
        </w:rPr>
      </w:pPr>
      <w:r w:rsidRPr="001F4FE9">
        <w:rPr>
          <w:rFonts w:ascii="Times New Roman" w:hAnsi="Times New Roman" w:cs="Times New Roman"/>
          <w:sz w:val="26"/>
          <w:szCs w:val="26"/>
          <w:shd w:val="clear" w:color="auto" w:fill="FEFEFE"/>
          <w:lang w:val="fr-FR"/>
        </w:rPr>
        <w:t xml:space="preserve"> - Microsoft Report: version 15.3.1</w:t>
      </w:r>
    </w:p>
    <w:p w14:paraId="65E487DE" w14:textId="77777777" w:rsidR="00CA1AEC" w:rsidRPr="00CA1AEC" w:rsidRDefault="00CA1AEC" w:rsidP="00CA1AEC">
      <w:pPr>
        <w:rPr>
          <w:rFonts w:ascii="Times New Roman" w:hAnsi="Times New Roman" w:cs="Times New Roman"/>
          <w:sz w:val="26"/>
          <w:szCs w:val="26"/>
          <w:shd w:val="clear" w:color="auto" w:fill="FEFEFE"/>
        </w:rPr>
      </w:pPr>
      <w:r w:rsidRPr="001F4FE9">
        <w:rPr>
          <w:rFonts w:ascii="Times New Roman" w:hAnsi="Times New Roman" w:cs="Times New Roman"/>
          <w:sz w:val="26"/>
          <w:szCs w:val="26"/>
          <w:shd w:val="clear" w:color="auto" w:fill="FEFEFE"/>
          <w:lang w:val="fr-FR"/>
        </w:rPr>
        <w:t xml:space="preserve"> </w:t>
      </w:r>
      <w:r w:rsidRPr="00CA1AEC">
        <w:rPr>
          <w:rFonts w:ascii="Times New Roman" w:hAnsi="Times New Roman" w:cs="Times New Roman"/>
          <w:sz w:val="26"/>
          <w:szCs w:val="26"/>
          <w:shd w:val="clear" w:color="auto" w:fill="FEFEFE"/>
        </w:rPr>
        <w:t>- MySQL: version 8.0.16</w:t>
      </w:r>
    </w:p>
    <w:p w14:paraId="0B3D413E" w14:textId="77777777" w:rsidR="00CA1AEC" w:rsidRPr="00CA1AEC" w:rsidRDefault="00CA1AEC" w:rsidP="00CA1AEC">
      <w:pPr>
        <w:rPr>
          <w:rFonts w:ascii="Times New Roman" w:hAnsi="Times New Roman" w:cs="Times New Roman"/>
          <w:sz w:val="26"/>
          <w:szCs w:val="26"/>
          <w:shd w:val="clear" w:color="auto" w:fill="FEFEFE"/>
        </w:rPr>
      </w:pPr>
      <w:r w:rsidRPr="00CA1AEC">
        <w:rPr>
          <w:rFonts w:ascii="Times New Roman" w:hAnsi="Times New Roman" w:cs="Times New Roman"/>
          <w:sz w:val="26"/>
          <w:szCs w:val="26"/>
          <w:shd w:val="clear" w:color="auto" w:fill="FEFEFE"/>
        </w:rPr>
        <w:t xml:space="preserve">    - MySQL Server 8.0.16</w:t>
      </w:r>
    </w:p>
    <w:p w14:paraId="47FCA916" w14:textId="77777777" w:rsidR="00CA1AEC" w:rsidRPr="00CA1AEC" w:rsidRDefault="00CA1AEC" w:rsidP="00CA1AEC">
      <w:pPr>
        <w:rPr>
          <w:rFonts w:ascii="Times New Roman" w:hAnsi="Times New Roman" w:cs="Times New Roman"/>
          <w:sz w:val="26"/>
          <w:szCs w:val="26"/>
          <w:shd w:val="clear" w:color="auto" w:fill="FEFEFE"/>
        </w:rPr>
      </w:pPr>
      <w:r w:rsidRPr="00CA1AEC">
        <w:rPr>
          <w:rFonts w:ascii="Times New Roman" w:hAnsi="Times New Roman" w:cs="Times New Roman"/>
          <w:sz w:val="26"/>
          <w:szCs w:val="26"/>
          <w:shd w:val="clear" w:color="auto" w:fill="FEFEFE"/>
        </w:rPr>
        <w:t xml:space="preserve">    - MySQL for Visual Studio 1.2.8</w:t>
      </w:r>
    </w:p>
    <w:p w14:paraId="1DD78550" w14:textId="42EF885C" w:rsidR="00CA1AEC" w:rsidRPr="007B1513" w:rsidRDefault="00CA1AEC" w:rsidP="00CA1AEC">
      <w:pPr>
        <w:rPr>
          <w:rFonts w:ascii="Times New Roman" w:hAnsi="Times New Roman" w:cs="Times New Roman"/>
          <w:sz w:val="26"/>
          <w:szCs w:val="26"/>
          <w:shd w:val="clear" w:color="auto" w:fill="FEFEFE"/>
        </w:rPr>
      </w:pPr>
      <w:r w:rsidRPr="00CA1AEC">
        <w:rPr>
          <w:rFonts w:ascii="Times New Roman" w:hAnsi="Times New Roman" w:cs="Times New Roman"/>
          <w:sz w:val="26"/>
          <w:szCs w:val="26"/>
          <w:shd w:val="clear" w:color="auto" w:fill="FEFEFE"/>
        </w:rPr>
        <w:t xml:space="preserve">    - Connector/NET 8.0.16</w:t>
      </w:r>
    </w:p>
    <w:p w14:paraId="6F22D878" w14:textId="77777777" w:rsidR="00781200" w:rsidRDefault="00781200">
      <w:pPr>
        <w:rPr>
          <w:rFonts w:ascii="Times New Roman" w:hAnsi="Times New Roman" w:cs="Times New Roman"/>
          <w:sz w:val="26"/>
          <w:szCs w:val="26"/>
        </w:rPr>
      </w:pPr>
    </w:p>
    <w:p w14:paraId="1D277A1F" w14:textId="6C31EE02" w:rsidR="00781200" w:rsidRPr="00CA1AEC" w:rsidRDefault="00781200">
      <w:pPr>
        <w:rPr>
          <w:rFonts w:ascii="Times New Roman" w:hAnsi="Times New Roman" w:cs="Times New Roman"/>
          <w:b/>
          <w:bCs/>
          <w:sz w:val="26"/>
          <w:szCs w:val="26"/>
        </w:rPr>
      </w:pPr>
      <w:r w:rsidRPr="00CA1AEC">
        <w:rPr>
          <w:rFonts w:ascii="Times New Roman" w:hAnsi="Times New Roman" w:cs="Times New Roman"/>
          <w:b/>
          <w:bCs/>
          <w:sz w:val="26"/>
          <w:szCs w:val="26"/>
        </w:rPr>
        <w:t>Con người:</w:t>
      </w:r>
    </w:p>
    <w:p w14:paraId="5284B2AB" w14:textId="74914164" w:rsidR="00781200" w:rsidRDefault="00781200">
      <w:pPr>
        <w:rPr>
          <w:rFonts w:ascii="Times New Roman" w:hAnsi="Times New Roman" w:cs="Times New Roman"/>
          <w:sz w:val="26"/>
          <w:szCs w:val="26"/>
        </w:rPr>
      </w:pPr>
      <w:r>
        <w:rPr>
          <w:rFonts w:ascii="Times New Roman" w:hAnsi="Times New Roman" w:cs="Times New Roman"/>
          <w:sz w:val="26"/>
          <w:szCs w:val="26"/>
        </w:rPr>
        <w:t>Biết sử dụng PC, laptop hay các thiết bị văn phòng khác.</w:t>
      </w:r>
    </w:p>
    <w:p w14:paraId="03869ACF" w14:textId="19BD8016" w:rsidR="00781200" w:rsidRDefault="00781200">
      <w:pPr>
        <w:rPr>
          <w:rFonts w:ascii="Times New Roman" w:hAnsi="Times New Roman" w:cs="Times New Roman"/>
          <w:sz w:val="26"/>
          <w:szCs w:val="26"/>
        </w:rPr>
      </w:pPr>
      <w:r>
        <w:rPr>
          <w:rFonts w:ascii="Times New Roman" w:hAnsi="Times New Roman" w:cs="Times New Roman"/>
          <w:sz w:val="26"/>
          <w:szCs w:val="26"/>
        </w:rPr>
        <w:t>Biết quản lý thông tin.</w:t>
      </w:r>
    </w:p>
    <w:p w14:paraId="2E0A1E54" w14:textId="77777777" w:rsidR="00781200" w:rsidRDefault="00781200">
      <w:pPr>
        <w:rPr>
          <w:rFonts w:ascii="Times New Roman" w:hAnsi="Times New Roman" w:cs="Times New Roman"/>
          <w:sz w:val="26"/>
          <w:szCs w:val="26"/>
        </w:rPr>
      </w:pPr>
    </w:p>
    <w:p w14:paraId="3D9D6E28" w14:textId="26D755FA" w:rsidR="00141363" w:rsidRPr="00CA1AEC" w:rsidRDefault="00141363">
      <w:pPr>
        <w:rPr>
          <w:rFonts w:ascii="Times New Roman" w:hAnsi="Times New Roman" w:cs="Times New Roman"/>
          <w:b/>
          <w:bCs/>
          <w:sz w:val="26"/>
          <w:szCs w:val="26"/>
        </w:rPr>
      </w:pPr>
      <w:r w:rsidRPr="00CA1AEC">
        <w:rPr>
          <w:rFonts w:ascii="Times New Roman" w:hAnsi="Times New Roman" w:cs="Times New Roman"/>
          <w:b/>
          <w:bCs/>
          <w:sz w:val="26"/>
          <w:szCs w:val="26"/>
        </w:rPr>
        <w:t>Phân tích:</w:t>
      </w:r>
    </w:p>
    <w:p w14:paraId="46111345" w14:textId="7EE6C026" w:rsidR="00141363" w:rsidRDefault="007B1513">
      <w:pPr>
        <w:rPr>
          <w:rFonts w:ascii="Times New Roman" w:hAnsi="Times New Roman" w:cs="Times New Roman"/>
          <w:sz w:val="26"/>
          <w:szCs w:val="26"/>
        </w:rPr>
      </w:pPr>
      <w:r>
        <w:rPr>
          <w:rFonts w:ascii="Times New Roman" w:hAnsi="Times New Roman" w:cs="Times New Roman"/>
          <w:sz w:val="26"/>
          <w:szCs w:val="26"/>
        </w:rPr>
        <w:t>Lượt đồ phân rã chức năng:</w:t>
      </w:r>
    </w:p>
    <w:p w14:paraId="75666A36" w14:textId="6084ECDB" w:rsidR="00E90680" w:rsidRDefault="00F02A13">
      <w:pPr>
        <w:rPr>
          <w:rFonts w:ascii="Times New Roman" w:hAnsi="Times New Roman" w:cs="Times New Roman"/>
          <w:sz w:val="26"/>
          <w:szCs w:val="26"/>
        </w:rPr>
      </w:pPr>
      <w:r>
        <w:object w:dxaOrig="13801" w:dyaOrig="8521" w14:anchorId="0CF87EC0">
          <v:shape id="_x0000_i1026" type="#_x0000_t75" style="width:523.2pt;height:334.8pt" o:ole="">
            <v:imagedata r:id="rId11" o:title=""/>
          </v:shape>
          <o:OLEObject Type="Embed" ProgID="Visio.Drawing.15" ShapeID="_x0000_i1026" DrawAspect="Content" ObjectID="_1623923413" r:id="rId12"/>
        </w:object>
      </w:r>
    </w:p>
    <w:p w14:paraId="22493940" w14:textId="7D2A09AF" w:rsidR="007B1513" w:rsidRDefault="007B1513">
      <w:pPr>
        <w:rPr>
          <w:rFonts w:ascii="Times New Roman" w:hAnsi="Times New Roman" w:cs="Times New Roman"/>
          <w:sz w:val="26"/>
          <w:szCs w:val="26"/>
        </w:rPr>
      </w:pPr>
      <w:r>
        <w:rPr>
          <w:rFonts w:ascii="Times New Roman" w:hAnsi="Times New Roman" w:cs="Times New Roman"/>
          <w:sz w:val="26"/>
          <w:szCs w:val="26"/>
        </w:rPr>
        <w:t>Đặc tả và mô hình hóa nghiệp vụ:</w:t>
      </w:r>
    </w:p>
    <w:p w14:paraId="50C27316" w14:textId="4BDEB621" w:rsidR="007B1513" w:rsidRDefault="007B1513">
      <w:pPr>
        <w:rPr>
          <w:rFonts w:ascii="Times New Roman" w:hAnsi="Times New Roman" w:cs="Times New Roman"/>
          <w:sz w:val="26"/>
          <w:szCs w:val="26"/>
        </w:rPr>
      </w:pPr>
      <w:r>
        <w:rPr>
          <w:rFonts w:ascii="Times New Roman" w:hAnsi="Times New Roman" w:cs="Times New Roman"/>
          <w:sz w:val="26"/>
          <w:szCs w:val="26"/>
        </w:rPr>
        <w:t>Đặc tả:</w:t>
      </w:r>
    </w:p>
    <w:p w14:paraId="39FDF6F1" w14:textId="01C3878E" w:rsidR="007B1513" w:rsidRDefault="007B1513">
      <w:pPr>
        <w:rPr>
          <w:rFonts w:ascii="Times New Roman" w:hAnsi="Times New Roman" w:cs="Times New Roman"/>
          <w:sz w:val="26"/>
          <w:szCs w:val="26"/>
        </w:rPr>
      </w:pPr>
      <w:r>
        <w:rPr>
          <w:rFonts w:ascii="Times New Roman" w:hAnsi="Times New Roman" w:cs="Times New Roman"/>
          <w:sz w:val="26"/>
          <w:szCs w:val="26"/>
        </w:rPr>
        <w:t>Yêu cầu nghiệp vụ:</w:t>
      </w:r>
    </w:p>
    <w:tbl>
      <w:tblPr>
        <w:tblStyle w:val="TableGrid"/>
        <w:tblW w:w="5000" w:type="pct"/>
        <w:jc w:val="center"/>
        <w:tblLook w:val="04A0" w:firstRow="1" w:lastRow="0" w:firstColumn="1" w:lastColumn="0" w:noHBand="0" w:noVBand="1"/>
      </w:tblPr>
      <w:tblGrid>
        <w:gridCol w:w="920"/>
        <w:gridCol w:w="3695"/>
        <w:gridCol w:w="1659"/>
        <w:gridCol w:w="1642"/>
        <w:gridCol w:w="1434"/>
      </w:tblGrid>
      <w:tr w:rsidR="007B1513" w:rsidRPr="00512FE6" w14:paraId="686DE062" w14:textId="77777777" w:rsidTr="007B1513">
        <w:trPr>
          <w:trHeight w:val="282"/>
          <w:jc w:val="center"/>
        </w:trPr>
        <w:tc>
          <w:tcPr>
            <w:tcW w:w="492" w:type="pct"/>
          </w:tcPr>
          <w:p w14:paraId="61DA97AA"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STT</w:t>
            </w:r>
          </w:p>
        </w:tc>
        <w:tc>
          <w:tcPr>
            <w:tcW w:w="1976" w:type="pct"/>
          </w:tcPr>
          <w:p w14:paraId="19F92CBA" w14:textId="1F63799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Tên yêu cầu</w:t>
            </w:r>
          </w:p>
        </w:tc>
        <w:tc>
          <w:tcPr>
            <w:tcW w:w="887" w:type="pct"/>
          </w:tcPr>
          <w:p w14:paraId="0735987E"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Biểu mẫu</w:t>
            </w:r>
          </w:p>
        </w:tc>
        <w:tc>
          <w:tcPr>
            <w:tcW w:w="878" w:type="pct"/>
          </w:tcPr>
          <w:p w14:paraId="2E27C0BD"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Quy định</w:t>
            </w:r>
          </w:p>
        </w:tc>
        <w:tc>
          <w:tcPr>
            <w:tcW w:w="767" w:type="pct"/>
          </w:tcPr>
          <w:p w14:paraId="4619D785"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Ghi chú</w:t>
            </w:r>
          </w:p>
        </w:tc>
      </w:tr>
      <w:tr w:rsidR="007B1513" w:rsidRPr="00512FE6" w14:paraId="40E6F170" w14:textId="77777777" w:rsidTr="007B1513">
        <w:trPr>
          <w:trHeight w:val="282"/>
          <w:jc w:val="center"/>
        </w:trPr>
        <w:tc>
          <w:tcPr>
            <w:tcW w:w="492" w:type="pct"/>
          </w:tcPr>
          <w:p w14:paraId="5A45EBFD"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1</w:t>
            </w:r>
          </w:p>
        </w:tc>
        <w:tc>
          <w:tcPr>
            <w:tcW w:w="1976" w:type="pct"/>
          </w:tcPr>
          <w:p w14:paraId="477B2153" w14:textId="2D19CC9E" w:rsidR="007B1513" w:rsidRPr="007B1513" w:rsidRDefault="007B1513" w:rsidP="007B1513">
            <w:pPr>
              <w:rPr>
                <w:rFonts w:ascii="Times New Roman" w:hAnsi="Times New Roman" w:cs="Times New Roman"/>
                <w:sz w:val="26"/>
                <w:szCs w:val="26"/>
              </w:rPr>
            </w:pPr>
            <w:r w:rsidRPr="007B1513">
              <w:rPr>
                <w:rFonts w:ascii="Times New Roman" w:hAnsi="Times New Roman" w:cs="Times New Roman"/>
                <w:sz w:val="26"/>
                <w:szCs w:val="26"/>
              </w:rPr>
              <w:t>Trồng cây cảnh mới</w:t>
            </w:r>
          </w:p>
        </w:tc>
        <w:tc>
          <w:tcPr>
            <w:tcW w:w="887" w:type="pct"/>
          </w:tcPr>
          <w:p w14:paraId="59BA53E1"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BM1</w:t>
            </w:r>
          </w:p>
        </w:tc>
        <w:tc>
          <w:tcPr>
            <w:tcW w:w="878" w:type="pct"/>
          </w:tcPr>
          <w:p w14:paraId="5C30B9B3"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QĐ1</w:t>
            </w:r>
          </w:p>
        </w:tc>
        <w:tc>
          <w:tcPr>
            <w:tcW w:w="767" w:type="pct"/>
          </w:tcPr>
          <w:p w14:paraId="5450F57F" w14:textId="77777777" w:rsidR="007B1513" w:rsidRPr="007B1513" w:rsidRDefault="007B1513" w:rsidP="007B1513">
            <w:pPr>
              <w:rPr>
                <w:rFonts w:ascii="Times New Roman" w:hAnsi="Times New Roman" w:cs="Times New Roman"/>
                <w:sz w:val="26"/>
                <w:szCs w:val="26"/>
                <w:lang w:val="vi-VN"/>
              </w:rPr>
            </w:pPr>
          </w:p>
        </w:tc>
      </w:tr>
      <w:tr w:rsidR="007B1513" w:rsidRPr="00512FE6" w14:paraId="0FE9D0E1" w14:textId="77777777" w:rsidTr="007B1513">
        <w:trPr>
          <w:trHeight w:val="268"/>
          <w:jc w:val="center"/>
        </w:trPr>
        <w:tc>
          <w:tcPr>
            <w:tcW w:w="492" w:type="pct"/>
          </w:tcPr>
          <w:p w14:paraId="76C92987"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2</w:t>
            </w:r>
          </w:p>
        </w:tc>
        <w:tc>
          <w:tcPr>
            <w:tcW w:w="1976" w:type="pct"/>
          </w:tcPr>
          <w:p w14:paraId="1E4B2A10" w14:textId="77CC7B58" w:rsidR="007B1513" w:rsidRPr="007B1513" w:rsidRDefault="007B1513" w:rsidP="007B1513">
            <w:pPr>
              <w:rPr>
                <w:rFonts w:ascii="Times New Roman" w:hAnsi="Times New Roman" w:cs="Times New Roman"/>
                <w:sz w:val="26"/>
                <w:szCs w:val="26"/>
              </w:rPr>
            </w:pPr>
            <w:r w:rsidRPr="007B1513">
              <w:rPr>
                <w:rFonts w:ascii="Times New Roman" w:hAnsi="Times New Roman" w:cs="Times New Roman"/>
                <w:sz w:val="26"/>
                <w:szCs w:val="26"/>
              </w:rPr>
              <w:t>Lập lịch chăm sóc</w:t>
            </w:r>
          </w:p>
        </w:tc>
        <w:tc>
          <w:tcPr>
            <w:tcW w:w="887" w:type="pct"/>
          </w:tcPr>
          <w:p w14:paraId="449971C4"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BM2</w:t>
            </w:r>
          </w:p>
        </w:tc>
        <w:tc>
          <w:tcPr>
            <w:tcW w:w="878" w:type="pct"/>
          </w:tcPr>
          <w:p w14:paraId="4DAE50C2"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QĐ2</w:t>
            </w:r>
          </w:p>
        </w:tc>
        <w:tc>
          <w:tcPr>
            <w:tcW w:w="767" w:type="pct"/>
          </w:tcPr>
          <w:p w14:paraId="335CF32D" w14:textId="77777777" w:rsidR="007B1513" w:rsidRPr="007B1513" w:rsidRDefault="007B1513" w:rsidP="007B1513">
            <w:pPr>
              <w:rPr>
                <w:rFonts w:ascii="Times New Roman" w:hAnsi="Times New Roman" w:cs="Times New Roman"/>
                <w:sz w:val="26"/>
                <w:szCs w:val="26"/>
                <w:lang w:val="vi-VN"/>
              </w:rPr>
            </w:pPr>
          </w:p>
        </w:tc>
      </w:tr>
      <w:tr w:rsidR="007B1513" w:rsidRPr="00512FE6" w14:paraId="1E75766F" w14:textId="77777777" w:rsidTr="007B1513">
        <w:trPr>
          <w:trHeight w:val="282"/>
          <w:jc w:val="center"/>
        </w:trPr>
        <w:tc>
          <w:tcPr>
            <w:tcW w:w="492" w:type="pct"/>
          </w:tcPr>
          <w:p w14:paraId="17FEFED0"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3</w:t>
            </w:r>
          </w:p>
        </w:tc>
        <w:tc>
          <w:tcPr>
            <w:tcW w:w="1976" w:type="pct"/>
          </w:tcPr>
          <w:p w14:paraId="2C823872" w14:textId="4CB39BDF" w:rsidR="007B1513" w:rsidRPr="007B1513" w:rsidRDefault="007B1513" w:rsidP="007B1513">
            <w:pPr>
              <w:rPr>
                <w:rFonts w:ascii="Times New Roman" w:hAnsi="Times New Roman" w:cs="Times New Roman"/>
                <w:sz w:val="26"/>
                <w:szCs w:val="26"/>
              </w:rPr>
            </w:pPr>
            <w:r w:rsidRPr="007B1513">
              <w:rPr>
                <w:rFonts w:ascii="Times New Roman" w:hAnsi="Times New Roman" w:cs="Times New Roman"/>
                <w:sz w:val="26"/>
                <w:szCs w:val="26"/>
              </w:rPr>
              <w:t>Tra cứu cây cảnh</w:t>
            </w:r>
          </w:p>
        </w:tc>
        <w:tc>
          <w:tcPr>
            <w:tcW w:w="887" w:type="pct"/>
          </w:tcPr>
          <w:p w14:paraId="1ABC40D0"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BM3</w:t>
            </w:r>
          </w:p>
        </w:tc>
        <w:tc>
          <w:tcPr>
            <w:tcW w:w="878" w:type="pct"/>
          </w:tcPr>
          <w:p w14:paraId="430F2568" w14:textId="77777777" w:rsidR="007B1513" w:rsidRPr="007B1513" w:rsidRDefault="007B1513" w:rsidP="007B1513">
            <w:pPr>
              <w:jc w:val="center"/>
              <w:rPr>
                <w:rFonts w:ascii="Times New Roman" w:hAnsi="Times New Roman" w:cs="Times New Roman"/>
                <w:sz w:val="26"/>
                <w:szCs w:val="26"/>
              </w:rPr>
            </w:pPr>
          </w:p>
        </w:tc>
        <w:tc>
          <w:tcPr>
            <w:tcW w:w="767" w:type="pct"/>
          </w:tcPr>
          <w:p w14:paraId="371AE950" w14:textId="77777777" w:rsidR="007B1513" w:rsidRPr="007B1513" w:rsidRDefault="007B1513" w:rsidP="007B1513">
            <w:pPr>
              <w:rPr>
                <w:rFonts w:ascii="Times New Roman" w:hAnsi="Times New Roman" w:cs="Times New Roman"/>
                <w:sz w:val="26"/>
                <w:szCs w:val="26"/>
                <w:lang w:val="vi-VN"/>
              </w:rPr>
            </w:pPr>
          </w:p>
        </w:tc>
      </w:tr>
      <w:tr w:rsidR="007B1513" w:rsidRPr="00512FE6" w14:paraId="62567091" w14:textId="77777777" w:rsidTr="007B1513">
        <w:trPr>
          <w:trHeight w:val="282"/>
          <w:jc w:val="center"/>
        </w:trPr>
        <w:tc>
          <w:tcPr>
            <w:tcW w:w="492" w:type="pct"/>
          </w:tcPr>
          <w:p w14:paraId="1B4D4808"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4</w:t>
            </w:r>
          </w:p>
        </w:tc>
        <w:tc>
          <w:tcPr>
            <w:tcW w:w="1976" w:type="pct"/>
          </w:tcPr>
          <w:p w14:paraId="7ED12E39" w14:textId="157EE129" w:rsidR="007B1513" w:rsidRPr="007B1513" w:rsidRDefault="007B1513" w:rsidP="007B1513">
            <w:pPr>
              <w:rPr>
                <w:rFonts w:ascii="Times New Roman" w:hAnsi="Times New Roman" w:cs="Times New Roman"/>
                <w:sz w:val="26"/>
                <w:szCs w:val="26"/>
              </w:rPr>
            </w:pPr>
            <w:r w:rsidRPr="007B1513">
              <w:rPr>
                <w:rFonts w:ascii="Times New Roman" w:hAnsi="Times New Roman" w:cs="Times New Roman"/>
                <w:sz w:val="26"/>
                <w:szCs w:val="26"/>
              </w:rPr>
              <w:t>Lập phiếu mua vật tư</w:t>
            </w:r>
          </w:p>
        </w:tc>
        <w:tc>
          <w:tcPr>
            <w:tcW w:w="887" w:type="pct"/>
          </w:tcPr>
          <w:p w14:paraId="39E74050"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BM4</w:t>
            </w:r>
          </w:p>
        </w:tc>
        <w:tc>
          <w:tcPr>
            <w:tcW w:w="878" w:type="pct"/>
          </w:tcPr>
          <w:p w14:paraId="779AFD6C" w14:textId="77777777"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QĐ4</w:t>
            </w:r>
          </w:p>
        </w:tc>
        <w:tc>
          <w:tcPr>
            <w:tcW w:w="767" w:type="pct"/>
          </w:tcPr>
          <w:p w14:paraId="0FF91990" w14:textId="77777777" w:rsidR="007B1513" w:rsidRPr="007B1513" w:rsidRDefault="007B1513" w:rsidP="007B1513">
            <w:pPr>
              <w:rPr>
                <w:rFonts w:ascii="Times New Roman" w:hAnsi="Times New Roman" w:cs="Times New Roman"/>
                <w:sz w:val="26"/>
                <w:szCs w:val="26"/>
                <w:lang w:val="vi-VN"/>
              </w:rPr>
            </w:pPr>
          </w:p>
        </w:tc>
      </w:tr>
      <w:tr w:rsidR="007B1513" w:rsidRPr="00512FE6" w14:paraId="1C36E9FC" w14:textId="77777777" w:rsidTr="007B1513">
        <w:trPr>
          <w:trHeight w:val="268"/>
          <w:jc w:val="center"/>
        </w:trPr>
        <w:tc>
          <w:tcPr>
            <w:tcW w:w="492" w:type="pct"/>
          </w:tcPr>
          <w:p w14:paraId="38D8336B" w14:textId="4FF2F2B9"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5</w:t>
            </w:r>
          </w:p>
        </w:tc>
        <w:tc>
          <w:tcPr>
            <w:tcW w:w="1976" w:type="pct"/>
          </w:tcPr>
          <w:p w14:paraId="59395DDF" w14:textId="57B860F0" w:rsidR="007B1513" w:rsidRPr="007B1513" w:rsidRDefault="007B1513" w:rsidP="007B1513">
            <w:pPr>
              <w:rPr>
                <w:rFonts w:ascii="Times New Roman" w:hAnsi="Times New Roman" w:cs="Times New Roman"/>
                <w:sz w:val="26"/>
                <w:szCs w:val="26"/>
              </w:rPr>
            </w:pPr>
            <w:r w:rsidRPr="007B1513">
              <w:rPr>
                <w:rFonts w:ascii="Times New Roman" w:hAnsi="Times New Roman" w:cs="Times New Roman"/>
                <w:sz w:val="26"/>
                <w:szCs w:val="26"/>
              </w:rPr>
              <w:t>Lập báo cáo tháng</w:t>
            </w:r>
          </w:p>
        </w:tc>
        <w:tc>
          <w:tcPr>
            <w:tcW w:w="887" w:type="pct"/>
          </w:tcPr>
          <w:p w14:paraId="08D3113A" w14:textId="40D3A676"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BM5</w:t>
            </w:r>
          </w:p>
        </w:tc>
        <w:tc>
          <w:tcPr>
            <w:tcW w:w="878" w:type="pct"/>
          </w:tcPr>
          <w:p w14:paraId="2448900D" w14:textId="148514A5" w:rsidR="007B1513" w:rsidRPr="007B1513" w:rsidRDefault="007B1513" w:rsidP="007B1513">
            <w:pPr>
              <w:rPr>
                <w:rFonts w:ascii="Times New Roman" w:hAnsi="Times New Roman" w:cs="Times New Roman"/>
                <w:sz w:val="26"/>
                <w:szCs w:val="26"/>
              </w:rPr>
            </w:pPr>
          </w:p>
        </w:tc>
        <w:tc>
          <w:tcPr>
            <w:tcW w:w="767" w:type="pct"/>
          </w:tcPr>
          <w:p w14:paraId="0ECAFC1F" w14:textId="77777777" w:rsidR="007B1513" w:rsidRPr="007B1513" w:rsidRDefault="007B1513" w:rsidP="007B1513">
            <w:pPr>
              <w:rPr>
                <w:rFonts w:ascii="Times New Roman" w:hAnsi="Times New Roman" w:cs="Times New Roman"/>
                <w:sz w:val="26"/>
                <w:szCs w:val="26"/>
                <w:lang w:val="vi-VN"/>
              </w:rPr>
            </w:pPr>
          </w:p>
        </w:tc>
      </w:tr>
      <w:tr w:rsidR="007B1513" w:rsidRPr="00512FE6" w14:paraId="624101E8" w14:textId="77777777" w:rsidTr="007B1513">
        <w:trPr>
          <w:trHeight w:val="282"/>
          <w:jc w:val="center"/>
        </w:trPr>
        <w:tc>
          <w:tcPr>
            <w:tcW w:w="492" w:type="pct"/>
          </w:tcPr>
          <w:p w14:paraId="76B28E0D" w14:textId="2D44BB56"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6</w:t>
            </w:r>
          </w:p>
        </w:tc>
        <w:tc>
          <w:tcPr>
            <w:tcW w:w="1976" w:type="pct"/>
          </w:tcPr>
          <w:p w14:paraId="3B006D94" w14:textId="36A591CD" w:rsidR="007B1513" w:rsidRPr="007B1513" w:rsidRDefault="007B1513" w:rsidP="007B1513">
            <w:pPr>
              <w:rPr>
                <w:rFonts w:ascii="Times New Roman" w:hAnsi="Times New Roman" w:cs="Times New Roman"/>
                <w:sz w:val="26"/>
                <w:szCs w:val="26"/>
              </w:rPr>
            </w:pPr>
            <w:r w:rsidRPr="007B1513">
              <w:rPr>
                <w:rFonts w:ascii="Times New Roman" w:hAnsi="Times New Roman" w:cs="Times New Roman"/>
                <w:sz w:val="26"/>
                <w:szCs w:val="26"/>
              </w:rPr>
              <w:t>Thay đổi quy định</w:t>
            </w:r>
          </w:p>
        </w:tc>
        <w:tc>
          <w:tcPr>
            <w:tcW w:w="887" w:type="pct"/>
          </w:tcPr>
          <w:p w14:paraId="1A788D20" w14:textId="77777777" w:rsidR="007B1513" w:rsidRPr="007B1513" w:rsidRDefault="007B1513" w:rsidP="007B1513">
            <w:pPr>
              <w:jc w:val="center"/>
              <w:rPr>
                <w:rFonts w:ascii="Times New Roman" w:hAnsi="Times New Roman" w:cs="Times New Roman"/>
                <w:sz w:val="26"/>
                <w:szCs w:val="26"/>
                <w:lang w:val="vi-VN"/>
              </w:rPr>
            </w:pPr>
          </w:p>
        </w:tc>
        <w:tc>
          <w:tcPr>
            <w:tcW w:w="878" w:type="pct"/>
          </w:tcPr>
          <w:p w14:paraId="1DCACD9C" w14:textId="001C2491" w:rsidR="007B1513" w:rsidRPr="007B1513" w:rsidRDefault="007B1513" w:rsidP="007B1513">
            <w:pPr>
              <w:jc w:val="center"/>
              <w:rPr>
                <w:rFonts w:ascii="Times New Roman" w:hAnsi="Times New Roman" w:cs="Times New Roman"/>
                <w:sz w:val="26"/>
                <w:szCs w:val="26"/>
              </w:rPr>
            </w:pPr>
            <w:r w:rsidRPr="007B1513">
              <w:rPr>
                <w:rFonts w:ascii="Times New Roman" w:hAnsi="Times New Roman" w:cs="Times New Roman"/>
                <w:sz w:val="26"/>
                <w:szCs w:val="26"/>
              </w:rPr>
              <w:t>QĐ6</w:t>
            </w:r>
          </w:p>
        </w:tc>
        <w:tc>
          <w:tcPr>
            <w:tcW w:w="767" w:type="pct"/>
          </w:tcPr>
          <w:p w14:paraId="083E8A01" w14:textId="77777777" w:rsidR="007B1513" w:rsidRPr="007B1513" w:rsidRDefault="007B1513" w:rsidP="007B1513">
            <w:pPr>
              <w:rPr>
                <w:rFonts w:ascii="Times New Roman" w:hAnsi="Times New Roman" w:cs="Times New Roman"/>
                <w:sz w:val="26"/>
                <w:szCs w:val="26"/>
                <w:lang w:val="vi-VN"/>
              </w:rPr>
            </w:pPr>
          </w:p>
        </w:tc>
      </w:tr>
    </w:tbl>
    <w:p w14:paraId="453401CA" w14:textId="77777777" w:rsidR="007B1513" w:rsidRDefault="007B1513">
      <w:pPr>
        <w:rPr>
          <w:rFonts w:ascii="Times New Roman" w:hAnsi="Times New Roman" w:cs="Times New Roman"/>
          <w:sz w:val="26"/>
          <w:szCs w:val="26"/>
        </w:rPr>
      </w:pPr>
    </w:p>
    <w:p w14:paraId="270897F1" w14:textId="31847FDB" w:rsidR="00141363" w:rsidRDefault="007B1513">
      <w:pPr>
        <w:rPr>
          <w:rFonts w:ascii="Times New Roman" w:hAnsi="Times New Roman" w:cs="Times New Roman"/>
          <w:sz w:val="26"/>
          <w:szCs w:val="26"/>
        </w:rPr>
      </w:pPr>
      <w:r>
        <w:rPr>
          <w:rFonts w:ascii="Times New Roman" w:hAnsi="Times New Roman" w:cs="Times New Roman"/>
          <w:sz w:val="26"/>
          <w:szCs w:val="26"/>
        </w:rPr>
        <w:t>Yêu cầu tiến hóa:</w:t>
      </w:r>
    </w:p>
    <w:p w14:paraId="4329BB37" w14:textId="431A93C4" w:rsidR="007B1513" w:rsidRDefault="007B1513">
      <w:pPr>
        <w:rPr>
          <w:rFonts w:ascii="Times New Roman" w:hAnsi="Times New Roman" w:cs="Times New Roman"/>
          <w:sz w:val="26"/>
          <w:szCs w:val="26"/>
        </w:rPr>
      </w:pPr>
      <w:r>
        <w:rPr>
          <w:rFonts w:ascii="Times New Roman" w:hAnsi="Times New Roman" w:cs="Times New Roman"/>
          <w:sz w:val="26"/>
          <w:szCs w:val="26"/>
        </w:rPr>
        <w:t>Yêu cầu hiệu quả:</w:t>
      </w:r>
    </w:p>
    <w:p w14:paraId="6DA3A942" w14:textId="2C7C8039" w:rsidR="007B1513" w:rsidRDefault="007B1513">
      <w:pPr>
        <w:rPr>
          <w:rFonts w:ascii="Times New Roman" w:hAnsi="Times New Roman" w:cs="Times New Roman"/>
          <w:sz w:val="26"/>
          <w:szCs w:val="26"/>
        </w:rPr>
      </w:pPr>
      <w:r>
        <w:rPr>
          <w:rFonts w:ascii="Times New Roman" w:hAnsi="Times New Roman" w:cs="Times New Roman"/>
          <w:sz w:val="26"/>
          <w:szCs w:val="26"/>
        </w:rPr>
        <w:t>Yêu cầu tiện dụng:</w:t>
      </w:r>
    </w:p>
    <w:p w14:paraId="3F4FC41A" w14:textId="7222F887" w:rsidR="007B1513" w:rsidRDefault="007B1513">
      <w:pPr>
        <w:rPr>
          <w:rFonts w:ascii="Times New Roman" w:hAnsi="Times New Roman" w:cs="Times New Roman"/>
          <w:sz w:val="26"/>
          <w:szCs w:val="26"/>
        </w:rPr>
      </w:pPr>
    </w:p>
    <w:p w14:paraId="42A54024" w14:textId="5BE02059" w:rsidR="007B1513" w:rsidRDefault="007B1513">
      <w:pPr>
        <w:rPr>
          <w:rFonts w:ascii="Times New Roman" w:hAnsi="Times New Roman" w:cs="Times New Roman"/>
          <w:sz w:val="26"/>
          <w:szCs w:val="26"/>
        </w:rPr>
      </w:pPr>
      <w:r>
        <w:rPr>
          <w:rFonts w:ascii="Times New Roman" w:hAnsi="Times New Roman" w:cs="Times New Roman"/>
          <w:sz w:val="26"/>
          <w:szCs w:val="26"/>
        </w:rPr>
        <w:lastRenderedPageBreak/>
        <w:t>Sơ đồ luồng dữ liệu:</w:t>
      </w:r>
    </w:p>
    <w:p w14:paraId="4045D3FE" w14:textId="66F2E7FA" w:rsidR="007B1513" w:rsidRDefault="007B1513">
      <w:pPr>
        <w:rPr>
          <w:rFonts w:ascii="Times New Roman" w:hAnsi="Times New Roman" w:cs="Times New Roman"/>
          <w:sz w:val="26"/>
          <w:szCs w:val="26"/>
        </w:rPr>
      </w:pPr>
      <w:r>
        <w:rPr>
          <w:rFonts w:ascii="Times New Roman" w:hAnsi="Times New Roman" w:cs="Times New Roman"/>
          <w:sz w:val="26"/>
          <w:szCs w:val="26"/>
        </w:rPr>
        <w:t>Chức năng xây dựng hồ sơ cây mới:</w:t>
      </w:r>
    </w:p>
    <w:p w14:paraId="0FBA542A" w14:textId="178C6714" w:rsidR="007B1513" w:rsidRDefault="007B1513">
      <w:pPr>
        <w:rPr>
          <w:rFonts w:ascii="Times New Roman" w:hAnsi="Times New Roman" w:cs="Times New Roman"/>
          <w:sz w:val="26"/>
          <w:szCs w:val="26"/>
        </w:rPr>
      </w:pPr>
      <w:r>
        <w:rPr>
          <w:rFonts w:ascii="Times New Roman" w:hAnsi="Times New Roman" w:cs="Times New Roman"/>
          <w:sz w:val="26"/>
          <w:szCs w:val="26"/>
        </w:rPr>
        <w:t xml:space="preserve">Người </w:t>
      </w:r>
      <w:r w:rsidR="004D2961">
        <w:rPr>
          <w:rFonts w:ascii="Times New Roman" w:hAnsi="Times New Roman" w:cs="Times New Roman"/>
          <w:sz w:val="26"/>
          <w:szCs w:val="26"/>
        </w:rPr>
        <w:t>dù</w:t>
      </w:r>
      <w:r>
        <w:rPr>
          <w:rFonts w:ascii="Times New Roman" w:hAnsi="Times New Roman" w:cs="Times New Roman"/>
          <w:sz w:val="26"/>
          <w:szCs w:val="26"/>
        </w:rPr>
        <w:t>ng phải biết tên cây, loại cây, vị trí để xây dựng hồ sơ.</w:t>
      </w:r>
    </w:p>
    <w:p w14:paraId="16042D94" w14:textId="362811D9" w:rsidR="007B1513" w:rsidRDefault="007B1513">
      <w:pPr>
        <w:rPr>
          <w:rFonts w:ascii="Times New Roman" w:hAnsi="Times New Roman" w:cs="Times New Roman"/>
          <w:sz w:val="26"/>
          <w:szCs w:val="26"/>
        </w:rPr>
      </w:pPr>
      <w:r>
        <w:rPr>
          <w:rFonts w:ascii="Times New Roman" w:hAnsi="Times New Roman" w:cs="Times New Roman"/>
          <w:sz w:val="26"/>
          <w:szCs w:val="26"/>
        </w:rPr>
        <w:t>Hồ sơ bao gồm: tên cây, loại cây</w:t>
      </w:r>
      <w:r w:rsidR="00D22422">
        <w:rPr>
          <w:rFonts w:ascii="Times New Roman" w:hAnsi="Times New Roman" w:cs="Times New Roman"/>
          <w:sz w:val="26"/>
          <w:szCs w:val="26"/>
        </w:rPr>
        <w:t xml:space="preserve"> (ánh sáng, bóng râm)</w:t>
      </w:r>
      <w:r>
        <w:rPr>
          <w:rFonts w:ascii="Times New Roman" w:hAnsi="Times New Roman" w:cs="Times New Roman"/>
          <w:sz w:val="26"/>
          <w:szCs w:val="26"/>
        </w:rPr>
        <w:t>, vị trí</w:t>
      </w:r>
      <w:r w:rsidR="00D22422">
        <w:rPr>
          <w:rFonts w:ascii="Times New Roman" w:hAnsi="Times New Roman" w:cs="Times New Roman"/>
          <w:sz w:val="26"/>
          <w:szCs w:val="26"/>
        </w:rPr>
        <w:t xml:space="preserve"> (ban công, cửa sổ và trước cổng)</w:t>
      </w:r>
      <w:r>
        <w:rPr>
          <w:rFonts w:ascii="Times New Roman" w:hAnsi="Times New Roman" w:cs="Times New Roman"/>
          <w:sz w:val="26"/>
          <w:szCs w:val="26"/>
        </w:rPr>
        <w:t xml:space="preserve"> và thời gian trồng.</w:t>
      </w:r>
    </w:p>
    <w:p w14:paraId="56F43BEB" w14:textId="4CED2779" w:rsidR="00E90680" w:rsidRPr="00E90680" w:rsidRDefault="00E90680">
      <w:pPr>
        <w:rPr>
          <w:noProof/>
        </w:rPr>
      </w:pPr>
      <w:r>
        <w:object w:dxaOrig="3925" w:dyaOrig="3180" w14:anchorId="23E17C4E">
          <v:shape id="_x0000_i1027" type="#_x0000_t75" style="width:196.8pt;height:159.6pt" o:ole="">
            <v:imagedata r:id="rId13" o:title=""/>
          </v:shape>
          <o:OLEObject Type="Embed" ProgID="Visio.Drawing.15" ShapeID="_x0000_i1027" DrawAspect="Content" ObjectID="_1623923414" r:id="rId14"/>
        </w:object>
      </w:r>
    </w:p>
    <w:p w14:paraId="553C0E81" w14:textId="2F18C14E" w:rsidR="004D2961" w:rsidRPr="00E57881" w:rsidRDefault="004D2961" w:rsidP="004D2961">
      <w:pPr>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D1: Thông tin </w:t>
      </w:r>
      <w:r>
        <w:rPr>
          <w:rFonts w:ascii="Times New Roman" w:hAnsi="Times New Roman" w:cs="Times New Roman"/>
          <w:sz w:val="26"/>
          <w:szCs w:val="26"/>
        </w:rPr>
        <w:t>cây</w:t>
      </w:r>
      <w:r w:rsidRPr="00E57881">
        <w:rPr>
          <w:rFonts w:ascii="Times New Roman" w:hAnsi="Times New Roman" w:cs="Times New Roman"/>
          <w:sz w:val="26"/>
          <w:szCs w:val="26"/>
          <w:lang w:val="vi-VN"/>
        </w:rPr>
        <w:t xml:space="preserve"> cần lưu trữ </w:t>
      </w:r>
    </w:p>
    <w:p w14:paraId="7C055F99" w14:textId="2AA0A953" w:rsidR="004D2961" w:rsidRPr="00E57881" w:rsidRDefault="004D2961" w:rsidP="004D2961">
      <w:pPr>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D2: Thông báo </w:t>
      </w:r>
      <w:r w:rsidR="00305CF4" w:rsidRPr="00E90680">
        <w:rPr>
          <w:rFonts w:ascii="Times New Roman" w:hAnsi="Times New Roman" w:cs="Times New Roman"/>
          <w:sz w:val="26"/>
          <w:szCs w:val="26"/>
          <w:lang w:val="vi-VN"/>
        </w:rPr>
        <w:t>lưu trữ</w:t>
      </w:r>
      <w:r w:rsidRPr="00E57881">
        <w:rPr>
          <w:rFonts w:ascii="Times New Roman" w:hAnsi="Times New Roman" w:cs="Times New Roman"/>
          <w:sz w:val="26"/>
          <w:szCs w:val="26"/>
          <w:lang w:val="vi-VN"/>
        </w:rPr>
        <w:t xml:space="preserve"> thành công hay thất bại</w:t>
      </w:r>
    </w:p>
    <w:p w14:paraId="753170A2" w14:textId="7176FC86" w:rsidR="004D2961" w:rsidRPr="00E90680" w:rsidRDefault="004D2961" w:rsidP="004D2961">
      <w:pPr>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D3: Thông tin của </w:t>
      </w:r>
      <w:r w:rsidR="00305CF4" w:rsidRPr="00E90680">
        <w:rPr>
          <w:rFonts w:ascii="Times New Roman" w:hAnsi="Times New Roman" w:cs="Times New Roman"/>
          <w:sz w:val="26"/>
          <w:szCs w:val="26"/>
          <w:lang w:val="vi-VN"/>
        </w:rPr>
        <w:t>cây trồng</w:t>
      </w:r>
      <w:r w:rsidRPr="00E57881">
        <w:rPr>
          <w:rFonts w:ascii="Times New Roman" w:hAnsi="Times New Roman" w:cs="Times New Roman"/>
          <w:sz w:val="26"/>
          <w:szCs w:val="26"/>
          <w:lang w:val="vi-VN"/>
        </w:rPr>
        <w:t xml:space="preserve"> được ghi xuống CSDL (</w:t>
      </w:r>
      <w:r w:rsidR="00305CF4" w:rsidRPr="00E90680">
        <w:rPr>
          <w:rFonts w:ascii="Times New Roman" w:hAnsi="Times New Roman" w:cs="Times New Roman"/>
          <w:sz w:val="26"/>
          <w:szCs w:val="26"/>
          <w:lang w:val="vi-VN"/>
        </w:rPr>
        <w:t>tên cây, loại cây, vị trí và thời gian trồng, ngày trồng</w:t>
      </w:r>
      <w:r w:rsidRPr="00E57881">
        <w:rPr>
          <w:rFonts w:ascii="Times New Roman" w:hAnsi="Times New Roman" w:cs="Times New Roman"/>
          <w:sz w:val="26"/>
          <w:szCs w:val="26"/>
          <w:lang w:val="vi-VN"/>
        </w:rPr>
        <w:t>)</w:t>
      </w:r>
      <w:r w:rsidR="00305CF4" w:rsidRPr="00E90680">
        <w:rPr>
          <w:rFonts w:ascii="Times New Roman" w:hAnsi="Times New Roman" w:cs="Times New Roman"/>
          <w:sz w:val="26"/>
          <w:szCs w:val="26"/>
          <w:lang w:val="vi-VN"/>
        </w:rPr>
        <w:t>.</w:t>
      </w:r>
    </w:p>
    <w:p w14:paraId="0DEACF2A" w14:textId="77777777" w:rsidR="00305CF4" w:rsidRPr="00E90680" w:rsidRDefault="004D2961" w:rsidP="004D2961">
      <w:pPr>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D4: Thông tin các bảng danh mục phục vụ cho việc nhập dữ liệu của </w:t>
      </w:r>
      <w:r w:rsidR="00305CF4" w:rsidRPr="00E90680">
        <w:rPr>
          <w:rFonts w:ascii="Times New Roman" w:hAnsi="Times New Roman" w:cs="Times New Roman"/>
          <w:sz w:val="26"/>
          <w:szCs w:val="26"/>
          <w:lang w:val="vi-VN"/>
        </w:rPr>
        <w:t>quản lý.</w:t>
      </w:r>
    </w:p>
    <w:p w14:paraId="099D20E3" w14:textId="09D6BBAF" w:rsidR="004D2961" w:rsidRPr="00E90680" w:rsidRDefault="004D2961" w:rsidP="004D2961">
      <w:pPr>
        <w:rPr>
          <w:rFonts w:ascii="Times New Roman" w:hAnsi="Times New Roman" w:cs="Times New Roman"/>
          <w:sz w:val="26"/>
          <w:szCs w:val="26"/>
          <w:lang w:val="vi-VN"/>
        </w:rPr>
      </w:pPr>
      <w:r w:rsidRPr="00E57881">
        <w:rPr>
          <w:rFonts w:ascii="Times New Roman" w:hAnsi="Times New Roman" w:cs="Times New Roman"/>
          <w:b/>
          <w:sz w:val="26"/>
          <w:szCs w:val="26"/>
          <w:u w:val="single"/>
          <w:lang w:val="vi-VN"/>
        </w:rPr>
        <w:t>Thuật toán xử lý:</w:t>
      </w:r>
    </w:p>
    <w:p w14:paraId="6C034D26" w14:textId="750D8811" w:rsidR="004D2961" w:rsidRPr="00E90680" w:rsidRDefault="004D2961" w:rsidP="004D2961">
      <w:pPr>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Bước 1: Chọn chức năng </w:t>
      </w:r>
      <w:r w:rsidR="00305CF4" w:rsidRPr="00E90680">
        <w:rPr>
          <w:rFonts w:ascii="Times New Roman" w:hAnsi="Times New Roman" w:cs="Times New Roman"/>
          <w:sz w:val="26"/>
          <w:szCs w:val="26"/>
          <w:lang w:val="vi-VN"/>
        </w:rPr>
        <w:t>tạo hồ sơ cây mới</w:t>
      </w:r>
      <w:r w:rsidRPr="00E57881">
        <w:rPr>
          <w:rFonts w:ascii="Times New Roman" w:hAnsi="Times New Roman" w:cs="Times New Roman"/>
          <w:sz w:val="26"/>
          <w:szCs w:val="26"/>
          <w:lang w:val="vi-VN"/>
        </w:rPr>
        <w:t xml:space="preserve">, nhập thông tin </w:t>
      </w:r>
      <w:r w:rsidR="00305CF4" w:rsidRPr="00E90680">
        <w:rPr>
          <w:rFonts w:ascii="Times New Roman" w:hAnsi="Times New Roman" w:cs="Times New Roman"/>
          <w:sz w:val="26"/>
          <w:szCs w:val="26"/>
          <w:lang w:val="vi-VN"/>
        </w:rPr>
        <w:t>cây trồng</w:t>
      </w:r>
      <w:r w:rsidRPr="00E57881">
        <w:rPr>
          <w:rFonts w:ascii="Times New Roman" w:hAnsi="Times New Roman" w:cs="Times New Roman"/>
          <w:sz w:val="26"/>
          <w:szCs w:val="26"/>
          <w:lang w:val="vi-VN"/>
        </w:rPr>
        <w:t xml:space="preserve"> cần </w:t>
      </w:r>
      <w:r w:rsidR="00305CF4" w:rsidRPr="00E90680">
        <w:rPr>
          <w:rFonts w:ascii="Times New Roman" w:hAnsi="Times New Roman" w:cs="Times New Roman"/>
          <w:sz w:val="26"/>
          <w:szCs w:val="26"/>
          <w:lang w:val="vi-VN"/>
        </w:rPr>
        <w:t>lưu trữ</w:t>
      </w:r>
    </w:p>
    <w:p w14:paraId="55B39CD8" w14:textId="77777777" w:rsidR="004D2961" w:rsidRPr="00E57881" w:rsidRDefault="004D2961" w:rsidP="004D2961">
      <w:pPr>
        <w:rPr>
          <w:rFonts w:ascii="Times New Roman" w:hAnsi="Times New Roman" w:cs="Times New Roman"/>
          <w:sz w:val="26"/>
          <w:szCs w:val="26"/>
          <w:lang w:val="vi-VN"/>
        </w:rPr>
      </w:pPr>
      <w:r w:rsidRPr="00E57881">
        <w:rPr>
          <w:rFonts w:ascii="Times New Roman" w:hAnsi="Times New Roman" w:cs="Times New Roman"/>
          <w:sz w:val="26"/>
          <w:szCs w:val="26"/>
          <w:lang w:val="vi-VN"/>
        </w:rPr>
        <w:t>Bước 2: Kết nối CSDL.</w:t>
      </w:r>
    </w:p>
    <w:p w14:paraId="6694F5FD" w14:textId="77777777" w:rsidR="004D2961" w:rsidRPr="00E57881" w:rsidRDefault="004D2961" w:rsidP="004D2961">
      <w:pPr>
        <w:rPr>
          <w:rFonts w:ascii="Times New Roman" w:hAnsi="Times New Roman" w:cs="Times New Roman"/>
          <w:sz w:val="26"/>
          <w:szCs w:val="26"/>
          <w:lang w:val="vi-VN"/>
        </w:rPr>
      </w:pPr>
      <w:r w:rsidRPr="00E57881">
        <w:rPr>
          <w:rFonts w:ascii="Times New Roman" w:hAnsi="Times New Roman" w:cs="Times New Roman"/>
          <w:sz w:val="26"/>
          <w:szCs w:val="26"/>
          <w:lang w:val="vi-VN"/>
        </w:rPr>
        <w:t>Bước 3: Đọc D4 từ bộ nhớ phụ.</w:t>
      </w:r>
    </w:p>
    <w:p w14:paraId="7BADDDD9" w14:textId="7EFF3D4F" w:rsidR="004D2961" w:rsidRPr="00E90680" w:rsidRDefault="004D2961" w:rsidP="004D2961">
      <w:pPr>
        <w:rPr>
          <w:rFonts w:ascii="Times New Roman" w:hAnsi="Times New Roman" w:cs="Times New Roman"/>
          <w:sz w:val="26"/>
          <w:szCs w:val="26"/>
          <w:lang w:val="vi-VN"/>
        </w:rPr>
      </w:pPr>
      <w:r w:rsidRPr="00E90680">
        <w:rPr>
          <w:rFonts w:ascii="Times New Roman" w:hAnsi="Times New Roman" w:cs="Times New Roman"/>
          <w:sz w:val="26"/>
          <w:szCs w:val="26"/>
          <w:lang w:val="vi-VN"/>
        </w:rPr>
        <w:t xml:space="preserve">Bước 4: </w:t>
      </w:r>
      <w:r w:rsidR="00514210" w:rsidRPr="00E90680">
        <w:rPr>
          <w:rFonts w:ascii="Times New Roman" w:hAnsi="Times New Roman" w:cs="Times New Roman"/>
          <w:sz w:val="26"/>
          <w:szCs w:val="26"/>
          <w:lang w:val="vi-VN"/>
        </w:rPr>
        <w:t xml:space="preserve">Dựa vào QĐ1 </w:t>
      </w:r>
      <w:r w:rsidR="00514210" w:rsidRPr="00E57881">
        <w:rPr>
          <w:rFonts w:ascii="Times New Roman" w:hAnsi="Times New Roman" w:cs="Times New Roman"/>
          <w:sz w:val="26"/>
          <w:szCs w:val="26"/>
          <w:lang w:val="vi-VN"/>
        </w:rPr>
        <w:t xml:space="preserve">kiểm tra các thông tin của </w:t>
      </w:r>
      <w:r w:rsidR="00514210" w:rsidRPr="00E90680">
        <w:rPr>
          <w:rFonts w:ascii="Times New Roman" w:hAnsi="Times New Roman" w:cs="Times New Roman"/>
          <w:sz w:val="26"/>
          <w:szCs w:val="26"/>
          <w:lang w:val="vi-VN"/>
        </w:rPr>
        <w:t>cây trồng</w:t>
      </w:r>
      <w:r w:rsidR="00514210" w:rsidRPr="00E57881">
        <w:rPr>
          <w:rFonts w:ascii="Times New Roman" w:hAnsi="Times New Roman" w:cs="Times New Roman"/>
          <w:sz w:val="26"/>
          <w:szCs w:val="26"/>
          <w:lang w:val="vi-VN"/>
        </w:rPr>
        <w:t xml:space="preserve"> có hợp lệ không</w:t>
      </w:r>
      <w:r w:rsidR="00514210" w:rsidRPr="00E90680">
        <w:rPr>
          <w:rFonts w:ascii="Times New Roman" w:hAnsi="Times New Roman" w:cs="Times New Roman"/>
          <w:sz w:val="26"/>
          <w:szCs w:val="26"/>
          <w:lang w:val="vi-VN"/>
        </w:rPr>
        <w:t>.</w:t>
      </w:r>
    </w:p>
    <w:p w14:paraId="5824C019" w14:textId="77777777" w:rsidR="004D2961" w:rsidRPr="00E90680" w:rsidRDefault="004D2961" w:rsidP="004D2961">
      <w:pPr>
        <w:rPr>
          <w:rFonts w:ascii="Times New Roman" w:hAnsi="Times New Roman" w:cs="Times New Roman"/>
          <w:sz w:val="26"/>
          <w:szCs w:val="26"/>
          <w:lang w:val="vi-VN"/>
        </w:rPr>
      </w:pPr>
      <w:r w:rsidRPr="00E90680">
        <w:rPr>
          <w:rFonts w:ascii="Times New Roman" w:hAnsi="Times New Roman" w:cs="Times New Roman"/>
          <w:sz w:val="26"/>
          <w:szCs w:val="26"/>
          <w:lang w:val="vi-VN"/>
        </w:rPr>
        <w:t xml:space="preserve">Bước 5: </w:t>
      </w:r>
    </w:p>
    <w:p w14:paraId="14EA5913" w14:textId="2AFCA8B8" w:rsidR="004D2961" w:rsidRPr="00E90680" w:rsidRDefault="004D2961" w:rsidP="00305CF4">
      <w:pPr>
        <w:ind w:firstLine="720"/>
        <w:rPr>
          <w:rFonts w:ascii="Times New Roman" w:hAnsi="Times New Roman" w:cs="Times New Roman"/>
          <w:sz w:val="26"/>
          <w:szCs w:val="26"/>
          <w:lang w:val="vi-VN"/>
        </w:rPr>
      </w:pPr>
      <w:r w:rsidRPr="00E90680">
        <w:rPr>
          <w:rFonts w:ascii="Times New Roman" w:hAnsi="Times New Roman" w:cs="Times New Roman"/>
          <w:sz w:val="26"/>
          <w:szCs w:val="26"/>
          <w:lang w:val="vi-VN"/>
        </w:rPr>
        <w:t xml:space="preserve">Nếu thỏa các quy định thì lưu D3 xuống CSDL và thông báo thành công. </w:t>
      </w:r>
    </w:p>
    <w:p w14:paraId="7D67E725" w14:textId="77777777" w:rsidR="004D2961" w:rsidRPr="00E90680" w:rsidRDefault="004D2961" w:rsidP="00305CF4">
      <w:pPr>
        <w:ind w:firstLine="720"/>
        <w:rPr>
          <w:rFonts w:ascii="Times New Roman" w:hAnsi="Times New Roman" w:cs="Times New Roman"/>
          <w:sz w:val="26"/>
          <w:szCs w:val="26"/>
          <w:lang w:val="vi-VN"/>
        </w:rPr>
      </w:pPr>
      <w:r w:rsidRPr="00E90680">
        <w:rPr>
          <w:rFonts w:ascii="Times New Roman" w:hAnsi="Times New Roman" w:cs="Times New Roman"/>
          <w:sz w:val="26"/>
          <w:szCs w:val="26"/>
          <w:lang w:val="vi-VN"/>
        </w:rPr>
        <w:t>Nếu không thỏa quy định thì thông báo thất bại.</w:t>
      </w:r>
    </w:p>
    <w:p w14:paraId="148EE591" w14:textId="77777777" w:rsidR="00305CF4" w:rsidRPr="00E90680" w:rsidRDefault="004D2961" w:rsidP="004D2961">
      <w:pPr>
        <w:tabs>
          <w:tab w:val="center" w:pos="5220"/>
        </w:tabs>
        <w:rPr>
          <w:rFonts w:ascii="Times New Roman" w:hAnsi="Times New Roman" w:cs="Times New Roman"/>
          <w:sz w:val="26"/>
          <w:szCs w:val="26"/>
          <w:lang w:val="vi-VN"/>
        </w:rPr>
      </w:pPr>
      <w:r w:rsidRPr="00E90680">
        <w:rPr>
          <w:rFonts w:ascii="Times New Roman" w:hAnsi="Times New Roman" w:cs="Times New Roman"/>
          <w:sz w:val="26"/>
          <w:szCs w:val="26"/>
          <w:lang w:val="vi-VN"/>
        </w:rPr>
        <w:t>Bước 6: Đóng kết nối với CSDL.</w:t>
      </w:r>
    </w:p>
    <w:p w14:paraId="11C6A5DC" w14:textId="77777777" w:rsidR="00305CF4" w:rsidRPr="00E90680" w:rsidRDefault="00305CF4" w:rsidP="004D2961">
      <w:pPr>
        <w:tabs>
          <w:tab w:val="center" w:pos="5220"/>
        </w:tabs>
        <w:rPr>
          <w:rFonts w:ascii="Times New Roman" w:hAnsi="Times New Roman" w:cs="Times New Roman"/>
          <w:sz w:val="26"/>
          <w:szCs w:val="26"/>
          <w:lang w:val="vi-VN"/>
        </w:rPr>
      </w:pPr>
    </w:p>
    <w:p w14:paraId="4A3B6386" w14:textId="575FEC80" w:rsidR="00305CF4" w:rsidRPr="00E90680" w:rsidRDefault="00305CF4" w:rsidP="004D2961">
      <w:pPr>
        <w:tabs>
          <w:tab w:val="center" w:pos="5220"/>
        </w:tabs>
        <w:rPr>
          <w:rFonts w:ascii="Times New Roman" w:hAnsi="Times New Roman" w:cs="Times New Roman"/>
          <w:sz w:val="26"/>
          <w:szCs w:val="26"/>
          <w:lang w:val="vi-VN"/>
        </w:rPr>
      </w:pPr>
      <w:r w:rsidRPr="00E90680">
        <w:rPr>
          <w:rFonts w:ascii="Times New Roman" w:hAnsi="Times New Roman" w:cs="Times New Roman"/>
          <w:sz w:val="26"/>
          <w:szCs w:val="26"/>
          <w:lang w:val="vi-VN"/>
        </w:rPr>
        <w:lastRenderedPageBreak/>
        <w:t>Chức năng lập lịch chăm sóc:</w:t>
      </w:r>
    </w:p>
    <w:p w14:paraId="1600CD69" w14:textId="171E2937" w:rsidR="00305CF4" w:rsidRPr="00E90680" w:rsidRDefault="00305CF4" w:rsidP="004D2961">
      <w:pPr>
        <w:tabs>
          <w:tab w:val="center" w:pos="5220"/>
        </w:tabs>
        <w:rPr>
          <w:rFonts w:ascii="Times New Roman" w:hAnsi="Times New Roman" w:cs="Times New Roman"/>
          <w:sz w:val="26"/>
          <w:szCs w:val="26"/>
          <w:lang w:val="vi-VN"/>
        </w:rPr>
      </w:pPr>
      <w:r w:rsidRPr="00E90680">
        <w:rPr>
          <w:rFonts w:ascii="Times New Roman" w:hAnsi="Times New Roman" w:cs="Times New Roman"/>
          <w:sz w:val="26"/>
          <w:szCs w:val="26"/>
          <w:lang w:val="vi-VN"/>
        </w:rPr>
        <w:t xml:space="preserve">Cây mới được đưa vào </w:t>
      </w:r>
      <w:r w:rsidR="00514210" w:rsidRPr="00E90680">
        <w:rPr>
          <w:rFonts w:ascii="Times New Roman" w:hAnsi="Times New Roman" w:cs="Times New Roman"/>
          <w:sz w:val="26"/>
          <w:szCs w:val="26"/>
          <w:lang w:val="vi-VN"/>
        </w:rPr>
        <w:t>nơi ở (hoặc làm việc) phải được cập nhập thông tin vào hệ thống.</w:t>
      </w:r>
    </w:p>
    <w:p w14:paraId="7B1FECDB" w14:textId="38A8BCD7" w:rsidR="00514210" w:rsidRDefault="00514210" w:rsidP="004D2961">
      <w:pPr>
        <w:tabs>
          <w:tab w:val="center" w:pos="5220"/>
        </w:tabs>
        <w:rPr>
          <w:rFonts w:ascii="Times New Roman" w:hAnsi="Times New Roman" w:cs="Times New Roman"/>
          <w:sz w:val="26"/>
          <w:szCs w:val="26"/>
        </w:rPr>
      </w:pPr>
      <w:r>
        <w:rPr>
          <w:rFonts w:ascii="Times New Roman" w:hAnsi="Times New Roman" w:cs="Times New Roman"/>
          <w:sz w:val="26"/>
          <w:szCs w:val="26"/>
        </w:rPr>
        <w:t>Thêm thời gian gia hạn cho các cây trồng cũ.</w:t>
      </w:r>
    </w:p>
    <w:p w14:paraId="7690EA5E" w14:textId="00CC1FF6" w:rsidR="00E90680" w:rsidRDefault="00305CF4" w:rsidP="00E90680">
      <w:pPr>
        <w:rPr>
          <w:rFonts w:ascii="Times New Roman" w:hAnsi="Times New Roman" w:cs="Times New Roman"/>
          <w:sz w:val="26"/>
          <w:szCs w:val="26"/>
        </w:rPr>
      </w:pPr>
      <w:r w:rsidRPr="00305CF4">
        <w:rPr>
          <w:rFonts w:ascii="Times New Roman" w:hAnsi="Times New Roman" w:cs="Times New Roman"/>
          <w:sz w:val="26"/>
          <w:szCs w:val="26"/>
          <w:lang w:val="vi-VN"/>
        </w:rPr>
        <w:t xml:space="preserve">Thông tin </w:t>
      </w:r>
      <w:r w:rsidR="00514210">
        <w:rPr>
          <w:rFonts w:ascii="Times New Roman" w:hAnsi="Times New Roman" w:cs="Times New Roman"/>
          <w:sz w:val="26"/>
          <w:szCs w:val="26"/>
        </w:rPr>
        <w:t>lịch mới</w:t>
      </w:r>
      <w:r w:rsidRPr="00305CF4">
        <w:rPr>
          <w:rFonts w:ascii="Times New Roman" w:hAnsi="Times New Roman" w:cs="Times New Roman"/>
          <w:sz w:val="26"/>
          <w:szCs w:val="26"/>
          <w:lang w:val="vi-VN"/>
        </w:rPr>
        <w:t xml:space="preserve">: </w:t>
      </w:r>
      <w:r w:rsidR="00514210">
        <w:rPr>
          <w:rFonts w:ascii="Times New Roman" w:hAnsi="Times New Roman" w:cs="Times New Roman"/>
          <w:sz w:val="26"/>
          <w:szCs w:val="26"/>
        </w:rPr>
        <w:t>tên cây cảnh</w:t>
      </w:r>
      <w:r w:rsidRPr="00305CF4">
        <w:rPr>
          <w:rFonts w:ascii="Times New Roman" w:hAnsi="Times New Roman" w:cs="Times New Roman"/>
          <w:sz w:val="26"/>
          <w:szCs w:val="26"/>
          <w:lang w:val="vi-VN"/>
        </w:rPr>
        <w:t xml:space="preserve">, </w:t>
      </w:r>
      <w:r w:rsidR="00514210">
        <w:rPr>
          <w:rFonts w:ascii="Times New Roman" w:hAnsi="Times New Roman" w:cs="Times New Roman"/>
          <w:sz w:val="26"/>
          <w:szCs w:val="26"/>
        </w:rPr>
        <w:t>ngày lập lịnh</w:t>
      </w:r>
      <w:r w:rsidRPr="00305CF4">
        <w:rPr>
          <w:rFonts w:ascii="Times New Roman" w:hAnsi="Times New Roman" w:cs="Times New Roman"/>
          <w:sz w:val="26"/>
          <w:szCs w:val="26"/>
          <w:lang w:val="vi-VN"/>
        </w:rPr>
        <w:t xml:space="preserve">, </w:t>
      </w:r>
      <w:r w:rsidR="00514210">
        <w:rPr>
          <w:rFonts w:ascii="Times New Roman" w:hAnsi="Times New Roman" w:cs="Times New Roman"/>
          <w:sz w:val="26"/>
          <w:szCs w:val="26"/>
        </w:rPr>
        <w:t>thời gian chăm sóc, vật tư</w:t>
      </w:r>
      <w:r w:rsidR="00D22422">
        <w:rPr>
          <w:rFonts w:ascii="Times New Roman" w:hAnsi="Times New Roman" w:cs="Times New Roman"/>
          <w:sz w:val="26"/>
          <w:szCs w:val="26"/>
        </w:rPr>
        <w:t xml:space="preserve"> (nước, phân đạm)</w:t>
      </w:r>
      <w:r w:rsidR="00514210">
        <w:rPr>
          <w:rFonts w:ascii="Times New Roman" w:hAnsi="Times New Roman" w:cs="Times New Roman"/>
          <w:sz w:val="26"/>
          <w:szCs w:val="26"/>
        </w:rPr>
        <w:t>, đơn vị tính</w:t>
      </w:r>
      <w:r w:rsidR="00D22422">
        <w:rPr>
          <w:rFonts w:ascii="Times New Roman" w:hAnsi="Times New Roman" w:cs="Times New Roman"/>
          <w:sz w:val="26"/>
          <w:szCs w:val="26"/>
        </w:rPr>
        <w:t xml:space="preserve"> (lit, gam)</w:t>
      </w:r>
      <w:r w:rsidR="00514210">
        <w:rPr>
          <w:rFonts w:ascii="Times New Roman" w:hAnsi="Times New Roman" w:cs="Times New Roman"/>
          <w:sz w:val="26"/>
          <w:szCs w:val="26"/>
        </w:rPr>
        <w:t>, số lượng, ghi chú</w:t>
      </w:r>
      <w:r w:rsidR="00D22422">
        <w:rPr>
          <w:rFonts w:ascii="Times New Roman" w:hAnsi="Times New Roman" w:cs="Times New Roman"/>
          <w:sz w:val="26"/>
          <w:szCs w:val="26"/>
        </w:rPr>
        <w:t>.</w:t>
      </w:r>
    </w:p>
    <w:p w14:paraId="161B6DF4" w14:textId="165343B6" w:rsidR="004D2961" w:rsidRPr="004F1DE7" w:rsidRDefault="00E90680" w:rsidP="004D2961">
      <w:pPr>
        <w:tabs>
          <w:tab w:val="center" w:pos="5220"/>
        </w:tabs>
        <w:rPr>
          <w:rFonts w:ascii="Times New Roman" w:hAnsi="Times New Roman" w:cs="Times New Roman"/>
          <w:sz w:val="26"/>
          <w:szCs w:val="26"/>
        </w:rPr>
      </w:pPr>
      <w:r>
        <w:object w:dxaOrig="4393" w:dyaOrig="3180" w14:anchorId="331DB91C">
          <v:shape id="_x0000_i1028" type="#_x0000_t75" style="width:219.6pt;height:159.6pt" o:ole="">
            <v:imagedata r:id="rId15" o:title=""/>
          </v:shape>
          <o:OLEObject Type="Embed" ProgID="Visio.Drawing.15" ShapeID="_x0000_i1028" DrawAspect="Content" ObjectID="_1623923415" r:id="rId16"/>
        </w:object>
      </w:r>
      <w:r w:rsidR="004D2961">
        <w:rPr>
          <w:rFonts w:ascii="Times New Roman" w:hAnsi="Times New Roman" w:cs="Times New Roman"/>
          <w:sz w:val="26"/>
          <w:szCs w:val="26"/>
        </w:rPr>
        <w:tab/>
      </w:r>
    </w:p>
    <w:p w14:paraId="0F27C5C9" w14:textId="132365B8" w:rsidR="00305CF4" w:rsidRPr="00514210" w:rsidRDefault="00305CF4" w:rsidP="00305CF4">
      <w:pPr>
        <w:rPr>
          <w:rFonts w:ascii="Times New Roman" w:hAnsi="Times New Roman" w:cs="Times New Roman"/>
          <w:sz w:val="26"/>
          <w:szCs w:val="26"/>
        </w:rPr>
      </w:pPr>
      <w:r w:rsidRPr="00E57881">
        <w:rPr>
          <w:rFonts w:ascii="Times New Roman" w:hAnsi="Times New Roman" w:cs="Times New Roman"/>
          <w:sz w:val="26"/>
          <w:szCs w:val="26"/>
          <w:lang w:val="vi-VN"/>
        </w:rPr>
        <w:t xml:space="preserve">D1: Thông tin </w:t>
      </w:r>
      <w:r w:rsidR="00514210">
        <w:rPr>
          <w:rFonts w:ascii="Times New Roman" w:hAnsi="Times New Roman" w:cs="Times New Roman"/>
          <w:sz w:val="26"/>
          <w:szCs w:val="26"/>
        </w:rPr>
        <w:t>cây trồng</w:t>
      </w:r>
      <w:r w:rsidRPr="00E57881">
        <w:rPr>
          <w:rFonts w:ascii="Times New Roman" w:hAnsi="Times New Roman" w:cs="Times New Roman"/>
          <w:sz w:val="26"/>
          <w:szCs w:val="26"/>
          <w:lang w:val="vi-VN"/>
        </w:rPr>
        <w:t xml:space="preserve"> mới cần lưu trữ </w:t>
      </w:r>
      <w:r w:rsidR="00514210">
        <w:rPr>
          <w:rFonts w:ascii="Times New Roman" w:hAnsi="Times New Roman" w:cs="Times New Roman"/>
          <w:sz w:val="26"/>
          <w:szCs w:val="26"/>
        </w:rPr>
        <w:t>.</w:t>
      </w:r>
    </w:p>
    <w:p w14:paraId="03DB7BED" w14:textId="5001EF3A" w:rsidR="00305CF4" w:rsidRPr="00514210" w:rsidRDefault="00305CF4" w:rsidP="00305CF4">
      <w:pPr>
        <w:rPr>
          <w:rFonts w:ascii="Times New Roman" w:hAnsi="Times New Roman" w:cs="Times New Roman"/>
          <w:sz w:val="26"/>
          <w:szCs w:val="26"/>
        </w:rPr>
      </w:pPr>
      <w:r w:rsidRPr="00E57881">
        <w:rPr>
          <w:rFonts w:ascii="Times New Roman" w:hAnsi="Times New Roman" w:cs="Times New Roman"/>
          <w:sz w:val="26"/>
          <w:szCs w:val="26"/>
          <w:lang w:val="vi-VN"/>
        </w:rPr>
        <w:t xml:space="preserve">D2: Thông báo </w:t>
      </w:r>
      <w:r w:rsidR="00514210">
        <w:rPr>
          <w:rFonts w:ascii="Times New Roman" w:hAnsi="Times New Roman" w:cs="Times New Roman"/>
          <w:sz w:val="26"/>
          <w:szCs w:val="26"/>
        </w:rPr>
        <w:t>thêm cây trồng</w:t>
      </w:r>
      <w:r w:rsidRPr="00E57881">
        <w:rPr>
          <w:rFonts w:ascii="Times New Roman" w:hAnsi="Times New Roman" w:cs="Times New Roman"/>
          <w:sz w:val="26"/>
          <w:szCs w:val="26"/>
          <w:lang w:val="vi-VN"/>
        </w:rPr>
        <w:t xml:space="preserve"> thành công hay thất bại</w:t>
      </w:r>
      <w:r w:rsidR="00514210">
        <w:rPr>
          <w:rFonts w:ascii="Times New Roman" w:hAnsi="Times New Roman" w:cs="Times New Roman"/>
          <w:sz w:val="26"/>
          <w:szCs w:val="26"/>
        </w:rPr>
        <w:t>.</w:t>
      </w:r>
    </w:p>
    <w:p w14:paraId="162DE6A7" w14:textId="3D7024A6" w:rsidR="00305CF4" w:rsidRPr="00514210" w:rsidRDefault="00305CF4" w:rsidP="00305CF4">
      <w:pPr>
        <w:rPr>
          <w:rFonts w:ascii="Times New Roman" w:hAnsi="Times New Roman" w:cs="Times New Roman"/>
          <w:sz w:val="26"/>
          <w:szCs w:val="26"/>
        </w:rPr>
      </w:pPr>
      <w:r w:rsidRPr="00E57881">
        <w:rPr>
          <w:rFonts w:ascii="Times New Roman" w:hAnsi="Times New Roman" w:cs="Times New Roman"/>
          <w:sz w:val="26"/>
          <w:szCs w:val="26"/>
          <w:lang w:val="vi-VN"/>
        </w:rPr>
        <w:t xml:space="preserve">D3: Thông tin của </w:t>
      </w:r>
      <w:r w:rsidR="00514210">
        <w:rPr>
          <w:rFonts w:ascii="Times New Roman" w:hAnsi="Times New Roman" w:cs="Times New Roman"/>
          <w:sz w:val="26"/>
          <w:szCs w:val="26"/>
        </w:rPr>
        <w:t>cây trồng</w:t>
      </w:r>
      <w:r w:rsidRPr="00E57881">
        <w:rPr>
          <w:rFonts w:ascii="Times New Roman" w:hAnsi="Times New Roman" w:cs="Times New Roman"/>
          <w:sz w:val="26"/>
          <w:szCs w:val="26"/>
          <w:lang w:val="vi-VN"/>
        </w:rPr>
        <w:t xml:space="preserve"> được ghi xuống CSDL</w:t>
      </w:r>
      <w:r w:rsidR="00514210">
        <w:rPr>
          <w:rFonts w:ascii="Times New Roman" w:hAnsi="Times New Roman" w:cs="Times New Roman"/>
          <w:sz w:val="26"/>
          <w:szCs w:val="26"/>
        </w:rPr>
        <w:t>.</w:t>
      </w:r>
    </w:p>
    <w:p w14:paraId="79F646F1" w14:textId="270B00E7" w:rsidR="00305CF4" w:rsidRDefault="00305CF4" w:rsidP="00305CF4">
      <w:pPr>
        <w:rPr>
          <w:rFonts w:ascii="Times New Roman" w:hAnsi="Times New Roman" w:cs="Times New Roman"/>
          <w:sz w:val="26"/>
          <w:szCs w:val="26"/>
        </w:rPr>
      </w:pPr>
      <w:r w:rsidRPr="00E57881">
        <w:rPr>
          <w:rFonts w:ascii="Times New Roman" w:hAnsi="Times New Roman" w:cs="Times New Roman"/>
          <w:sz w:val="26"/>
          <w:szCs w:val="26"/>
          <w:lang w:val="vi-VN"/>
        </w:rPr>
        <w:t xml:space="preserve">D4: Thông tin các bảng danh mục phục vụ cho việc nhập dữ liệu của </w:t>
      </w:r>
      <w:r w:rsidR="00514210">
        <w:rPr>
          <w:rFonts w:ascii="Times New Roman" w:hAnsi="Times New Roman" w:cs="Times New Roman"/>
          <w:sz w:val="26"/>
          <w:szCs w:val="26"/>
        </w:rPr>
        <w:t>cây trồng</w:t>
      </w:r>
    </w:p>
    <w:p w14:paraId="6C2E5390" w14:textId="43DB79FD" w:rsidR="00B107BE" w:rsidRPr="00514210" w:rsidRDefault="00B107BE" w:rsidP="00305CF4">
      <w:pPr>
        <w:rPr>
          <w:rFonts w:ascii="Times New Roman" w:hAnsi="Times New Roman" w:cs="Times New Roman"/>
          <w:sz w:val="26"/>
          <w:szCs w:val="26"/>
        </w:rPr>
      </w:pPr>
      <w:r>
        <w:rPr>
          <w:rFonts w:ascii="Times New Roman" w:hAnsi="Times New Roman" w:cs="Times New Roman"/>
          <w:sz w:val="26"/>
          <w:szCs w:val="26"/>
        </w:rPr>
        <w:t>D5: Xuất ra thiết bị ngoài</w:t>
      </w:r>
    </w:p>
    <w:p w14:paraId="780C872E" w14:textId="77777777" w:rsidR="00305CF4" w:rsidRPr="00E57881" w:rsidRDefault="00305CF4" w:rsidP="00305CF4">
      <w:pPr>
        <w:rPr>
          <w:rFonts w:ascii="Times New Roman" w:hAnsi="Times New Roman" w:cs="Times New Roman"/>
          <w:b/>
          <w:sz w:val="26"/>
          <w:szCs w:val="26"/>
          <w:u w:val="single"/>
          <w:lang w:val="vi-VN"/>
        </w:rPr>
      </w:pPr>
      <w:r w:rsidRPr="00E57881">
        <w:rPr>
          <w:rFonts w:ascii="Times New Roman" w:hAnsi="Times New Roman" w:cs="Times New Roman"/>
          <w:b/>
          <w:sz w:val="26"/>
          <w:szCs w:val="26"/>
          <w:u w:val="single"/>
          <w:lang w:val="vi-VN"/>
        </w:rPr>
        <w:t>Thuật toán xử lý:</w:t>
      </w:r>
    </w:p>
    <w:p w14:paraId="13AAE4D4" w14:textId="1FC4E6F1" w:rsidR="00305CF4" w:rsidRPr="00E57881" w:rsidRDefault="00305CF4" w:rsidP="00305CF4">
      <w:pPr>
        <w:rPr>
          <w:rFonts w:ascii="Times New Roman" w:hAnsi="Times New Roman" w:cs="Times New Roman"/>
          <w:sz w:val="26"/>
          <w:szCs w:val="26"/>
          <w:lang w:val="vi-VN"/>
        </w:rPr>
      </w:pPr>
      <w:r w:rsidRPr="00E57881">
        <w:rPr>
          <w:rFonts w:ascii="Times New Roman" w:hAnsi="Times New Roman" w:cs="Times New Roman"/>
          <w:sz w:val="26"/>
          <w:szCs w:val="26"/>
          <w:lang w:val="vi-VN"/>
        </w:rPr>
        <w:t>Bước 1: Chọn chức năng</w:t>
      </w:r>
      <w:r w:rsidR="00514210" w:rsidRPr="00681FB4">
        <w:rPr>
          <w:rFonts w:ascii="Times New Roman" w:hAnsi="Times New Roman" w:cs="Times New Roman"/>
          <w:sz w:val="26"/>
          <w:szCs w:val="26"/>
          <w:lang w:val="vi-VN"/>
        </w:rPr>
        <w:t xml:space="preserve"> lập lịch cây trồng </w:t>
      </w:r>
      <w:r w:rsidRPr="00E57881">
        <w:rPr>
          <w:rFonts w:ascii="Times New Roman" w:hAnsi="Times New Roman" w:cs="Times New Roman"/>
          <w:sz w:val="26"/>
          <w:szCs w:val="26"/>
          <w:lang w:val="vi-VN"/>
        </w:rPr>
        <w:t xml:space="preserve">, nhập thông tin của </w:t>
      </w:r>
      <w:r w:rsidR="00514210" w:rsidRPr="00681FB4">
        <w:rPr>
          <w:rFonts w:ascii="Times New Roman" w:hAnsi="Times New Roman" w:cs="Times New Roman"/>
          <w:sz w:val="26"/>
          <w:szCs w:val="26"/>
          <w:lang w:val="vi-VN"/>
        </w:rPr>
        <w:t>cây trồng</w:t>
      </w:r>
      <w:r w:rsidRPr="00E57881">
        <w:rPr>
          <w:rFonts w:ascii="Times New Roman" w:hAnsi="Times New Roman" w:cs="Times New Roman"/>
          <w:sz w:val="26"/>
          <w:szCs w:val="26"/>
          <w:lang w:val="vi-VN"/>
        </w:rPr>
        <w:t xml:space="preserve"> mới (D1).</w:t>
      </w:r>
    </w:p>
    <w:p w14:paraId="1E1948E6" w14:textId="77777777" w:rsidR="00305CF4" w:rsidRPr="00E57881" w:rsidRDefault="00305CF4" w:rsidP="00305CF4">
      <w:pPr>
        <w:rPr>
          <w:rFonts w:ascii="Times New Roman" w:hAnsi="Times New Roman" w:cs="Times New Roman"/>
          <w:sz w:val="26"/>
          <w:szCs w:val="26"/>
          <w:lang w:val="vi-VN"/>
        </w:rPr>
      </w:pPr>
      <w:r w:rsidRPr="00E57881">
        <w:rPr>
          <w:rFonts w:ascii="Times New Roman" w:hAnsi="Times New Roman" w:cs="Times New Roman"/>
          <w:sz w:val="26"/>
          <w:szCs w:val="26"/>
          <w:lang w:val="vi-VN"/>
        </w:rPr>
        <w:t>Bước 2: Kết nối CSDL.</w:t>
      </w:r>
    </w:p>
    <w:p w14:paraId="4B0E55A7" w14:textId="77777777" w:rsidR="00305CF4" w:rsidRPr="00E57881" w:rsidRDefault="00305CF4" w:rsidP="00305CF4">
      <w:pPr>
        <w:rPr>
          <w:rFonts w:ascii="Times New Roman" w:hAnsi="Times New Roman" w:cs="Times New Roman"/>
          <w:sz w:val="26"/>
          <w:szCs w:val="26"/>
          <w:lang w:val="vi-VN"/>
        </w:rPr>
      </w:pPr>
      <w:r w:rsidRPr="00E57881">
        <w:rPr>
          <w:rFonts w:ascii="Times New Roman" w:hAnsi="Times New Roman" w:cs="Times New Roman"/>
          <w:sz w:val="26"/>
          <w:szCs w:val="26"/>
          <w:lang w:val="vi-VN"/>
        </w:rPr>
        <w:t>Bước 3: Đọc D4 từ bộ nhớ phụ.</w:t>
      </w:r>
    </w:p>
    <w:p w14:paraId="7FF8C70C" w14:textId="08635948" w:rsidR="00305CF4" w:rsidRPr="00E57881" w:rsidRDefault="00305CF4" w:rsidP="00305CF4">
      <w:pPr>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Bước 4: Dựa vào QĐ2 kiểm tra các thông tin của </w:t>
      </w:r>
      <w:r w:rsidR="00514210" w:rsidRPr="00E90680">
        <w:rPr>
          <w:rFonts w:ascii="Times New Roman" w:hAnsi="Times New Roman" w:cs="Times New Roman"/>
          <w:sz w:val="26"/>
          <w:szCs w:val="26"/>
          <w:lang w:val="vi-VN"/>
        </w:rPr>
        <w:t>cây trồng</w:t>
      </w:r>
      <w:r w:rsidRPr="00E57881">
        <w:rPr>
          <w:rFonts w:ascii="Times New Roman" w:hAnsi="Times New Roman" w:cs="Times New Roman"/>
          <w:sz w:val="26"/>
          <w:szCs w:val="26"/>
          <w:lang w:val="vi-VN"/>
        </w:rPr>
        <w:t xml:space="preserve"> có hợp lệ không</w:t>
      </w:r>
    </w:p>
    <w:p w14:paraId="05F92055" w14:textId="77777777" w:rsidR="00305CF4" w:rsidRPr="00E90680" w:rsidRDefault="00305CF4" w:rsidP="00305CF4">
      <w:pPr>
        <w:rPr>
          <w:rFonts w:ascii="Times New Roman" w:hAnsi="Times New Roman" w:cs="Times New Roman"/>
          <w:sz w:val="26"/>
          <w:szCs w:val="26"/>
          <w:lang w:val="vi-VN"/>
        </w:rPr>
      </w:pPr>
      <w:r w:rsidRPr="00E90680">
        <w:rPr>
          <w:rFonts w:ascii="Times New Roman" w:hAnsi="Times New Roman" w:cs="Times New Roman"/>
          <w:sz w:val="26"/>
          <w:szCs w:val="26"/>
          <w:lang w:val="vi-VN"/>
        </w:rPr>
        <w:t xml:space="preserve">Bước 5: </w:t>
      </w:r>
    </w:p>
    <w:p w14:paraId="415A11DA" w14:textId="77777777" w:rsidR="00305CF4" w:rsidRPr="00E90680" w:rsidRDefault="00305CF4" w:rsidP="00514210">
      <w:pPr>
        <w:ind w:firstLine="720"/>
        <w:rPr>
          <w:rFonts w:ascii="Times New Roman" w:hAnsi="Times New Roman" w:cs="Times New Roman"/>
          <w:sz w:val="26"/>
          <w:szCs w:val="26"/>
          <w:lang w:val="vi-VN"/>
        </w:rPr>
      </w:pPr>
      <w:r w:rsidRPr="00E90680">
        <w:rPr>
          <w:rFonts w:ascii="Times New Roman" w:hAnsi="Times New Roman" w:cs="Times New Roman"/>
          <w:sz w:val="26"/>
          <w:szCs w:val="26"/>
          <w:lang w:val="vi-VN"/>
        </w:rPr>
        <w:t xml:space="preserve">Nếu hợp lệ thì lưu D3 xuống CSDL và thông báo thành công. </w:t>
      </w:r>
    </w:p>
    <w:p w14:paraId="376BC225" w14:textId="77777777" w:rsidR="00305CF4" w:rsidRPr="00E90680" w:rsidRDefault="00305CF4" w:rsidP="00514210">
      <w:pPr>
        <w:ind w:firstLine="720"/>
        <w:rPr>
          <w:rFonts w:ascii="Times New Roman" w:hAnsi="Times New Roman" w:cs="Times New Roman"/>
          <w:sz w:val="26"/>
          <w:szCs w:val="26"/>
          <w:lang w:val="vi-VN"/>
        </w:rPr>
      </w:pPr>
      <w:r w:rsidRPr="00E90680">
        <w:rPr>
          <w:rFonts w:ascii="Times New Roman" w:hAnsi="Times New Roman" w:cs="Times New Roman"/>
          <w:sz w:val="26"/>
          <w:szCs w:val="26"/>
          <w:lang w:val="vi-VN"/>
        </w:rPr>
        <w:t>Nếu không hợp lệ thì thông báo thất bại.</w:t>
      </w:r>
    </w:p>
    <w:p w14:paraId="3C03D923" w14:textId="5F731A90" w:rsidR="00305CF4" w:rsidRPr="00C363FA" w:rsidRDefault="00305CF4" w:rsidP="00305CF4">
      <w:pPr>
        <w:rPr>
          <w:rFonts w:ascii="Times New Roman" w:hAnsi="Times New Roman" w:cs="Times New Roman"/>
          <w:sz w:val="26"/>
          <w:szCs w:val="26"/>
          <w:lang w:val="vi-VN"/>
        </w:rPr>
      </w:pPr>
      <w:r w:rsidRPr="00E90680">
        <w:rPr>
          <w:rFonts w:ascii="Times New Roman" w:hAnsi="Times New Roman" w:cs="Times New Roman"/>
          <w:sz w:val="26"/>
          <w:szCs w:val="26"/>
          <w:lang w:val="vi-VN"/>
        </w:rPr>
        <w:t>Bước 6: Đóng kết nối CSD</w:t>
      </w:r>
      <w:r w:rsidR="00514210" w:rsidRPr="00E90680">
        <w:rPr>
          <w:rFonts w:ascii="Times New Roman" w:hAnsi="Times New Roman" w:cs="Times New Roman"/>
          <w:sz w:val="26"/>
          <w:szCs w:val="26"/>
          <w:lang w:val="vi-VN"/>
        </w:rPr>
        <w:t>L</w:t>
      </w:r>
      <w:r w:rsidRPr="00E90680">
        <w:rPr>
          <w:rFonts w:ascii="Times New Roman" w:hAnsi="Times New Roman" w:cs="Times New Roman"/>
          <w:sz w:val="26"/>
          <w:szCs w:val="26"/>
          <w:lang w:val="vi-VN"/>
        </w:rPr>
        <w:t>.</w:t>
      </w:r>
    </w:p>
    <w:p w14:paraId="56DECF2D" w14:textId="77777777" w:rsidR="00E90680" w:rsidRDefault="00E90680" w:rsidP="00E90680">
      <w:pPr>
        <w:rPr>
          <w:rFonts w:ascii="Times New Roman" w:hAnsi="Times New Roman" w:cs="Times New Roman"/>
          <w:sz w:val="26"/>
          <w:szCs w:val="26"/>
          <w:lang w:val="vi-VN"/>
        </w:rPr>
      </w:pPr>
    </w:p>
    <w:p w14:paraId="6AC325B6" w14:textId="406DE1CE" w:rsidR="00681FB4" w:rsidRDefault="00E90680" w:rsidP="00E90680">
      <w:pPr>
        <w:rPr>
          <w:rFonts w:ascii="Times New Roman" w:hAnsi="Times New Roman" w:cs="Times New Roman"/>
          <w:sz w:val="26"/>
          <w:szCs w:val="26"/>
          <w:lang w:val="vi-VN"/>
        </w:rPr>
      </w:pPr>
      <w:r w:rsidRPr="00E90680">
        <w:rPr>
          <w:rFonts w:ascii="Times New Roman" w:hAnsi="Times New Roman" w:cs="Times New Roman"/>
          <w:sz w:val="26"/>
          <w:szCs w:val="26"/>
          <w:lang w:val="vi-VN"/>
        </w:rPr>
        <w:lastRenderedPageBreak/>
        <w:t>Lập phiếu mua vật tư:</w:t>
      </w:r>
    </w:p>
    <w:p w14:paraId="2E84004B" w14:textId="7D3DD6EC" w:rsidR="00681FB4" w:rsidRPr="00E90680" w:rsidRDefault="00681FB4" w:rsidP="00E90680">
      <w:pPr>
        <w:rPr>
          <w:ins w:id="202" w:author="Khanh Pham" w:date="2019-04-02T00:46:00Z"/>
          <w:rFonts w:ascii="Times New Roman" w:hAnsi="Times New Roman" w:cs="Times New Roman"/>
          <w:sz w:val="26"/>
          <w:szCs w:val="26"/>
          <w:lang w:val="vi-VN"/>
        </w:rPr>
      </w:pPr>
      <w:r>
        <w:object w:dxaOrig="4393" w:dyaOrig="3180" w14:anchorId="190C058E">
          <v:shape id="_x0000_i1029" type="#_x0000_t75" style="width:219.6pt;height:159.6pt" o:ole="">
            <v:imagedata r:id="rId17" o:title=""/>
          </v:shape>
          <o:OLEObject Type="Embed" ProgID="Visio.Drawing.15" ShapeID="_x0000_i1029" DrawAspect="Content" ObjectID="_1623923416" r:id="rId18"/>
        </w:object>
      </w:r>
    </w:p>
    <w:p w14:paraId="7DAE2BCE" w14:textId="52E7BA41" w:rsidR="00E90680" w:rsidRDefault="00E90680" w:rsidP="00E90680">
      <w:pPr>
        <w:rPr>
          <w:rFonts w:ascii="Times New Roman" w:hAnsi="Times New Roman" w:cs="Times New Roman"/>
          <w:b/>
          <w:sz w:val="26"/>
          <w:szCs w:val="26"/>
          <w:u w:val="single"/>
          <w:lang w:val="vi-VN"/>
        </w:rPr>
      </w:pPr>
      <w:r w:rsidRPr="00E57881">
        <w:rPr>
          <w:rFonts w:ascii="Times New Roman" w:hAnsi="Times New Roman" w:cs="Times New Roman"/>
          <w:b/>
          <w:sz w:val="26"/>
          <w:szCs w:val="26"/>
          <w:u w:val="single"/>
          <w:lang w:val="vi-VN"/>
        </w:rPr>
        <w:t>Thuật toán xử lý:</w:t>
      </w:r>
    </w:p>
    <w:p w14:paraId="2905B14D" w14:textId="29266A64" w:rsidR="00681FB4" w:rsidRPr="00681FB4" w:rsidRDefault="00681FB4" w:rsidP="00681FB4">
      <w:pPr>
        <w:rPr>
          <w:rFonts w:ascii="Times New Roman" w:hAnsi="Times New Roman" w:cs="Times New Roman"/>
          <w:sz w:val="26"/>
          <w:szCs w:val="26"/>
          <w:lang w:val="vi-VN"/>
        </w:rPr>
      </w:pPr>
      <w:r w:rsidRPr="00E57881">
        <w:rPr>
          <w:rFonts w:ascii="Times New Roman" w:hAnsi="Times New Roman" w:cs="Times New Roman"/>
          <w:sz w:val="26"/>
          <w:szCs w:val="26"/>
          <w:lang w:val="vi-VN"/>
        </w:rPr>
        <w:t>Bước 1: Chọn chức năng</w:t>
      </w:r>
      <w:r w:rsidRPr="00681FB4">
        <w:rPr>
          <w:rFonts w:ascii="Times New Roman" w:hAnsi="Times New Roman" w:cs="Times New Roman"/>
          <w:sz w:val="26"/>
          <w:szCs w:val="26"/>
          <w:lang w:val="vi-VN"/>
        </w:rPr>
        <w:t xml:space="preserve"> lập lịch cây trồng </w:t>
      </w:r>
      <w:r w:rsidRPr="00E57881">
        <w:rPr>
          <w:rFonts w:ascii="Times New Roman" w:hAnsi="Times New Roman" w:cs="Times New Roman"/>
          <w:sz w:val="26"/>
          <w:szCs w:val="26"/>
          <w:lang w:val="vi-VN"/>
        </w:rPr>
        <w:t xml:space="preserve">, nhập thông tin của </w:t>
      </w:r>
      <w:r w:rsidRPr="00681FB4">
        <w:rPr>
          <w:rFonts w:ascii="Times New Roman" w:hAnsi="Times New Roman" w:cs="Times New Roman"/>
          <w:sz w:val="26"/>
          <w:szCs w:val="26"/>
          <w:lang w:val="vi-VN"/>
        </w:rPr>
        <w:t>phiếu mua vật tư</w:t>
      </w:r>
      <w:r w:rsidRPr="00E57881">
        <w:rPr>
          <w:rFonts w:ascii="Times New Roman" w:hAnsi="Times New Roman" w:cs="Times New Roman"/>
          <w:sz w:val="26"/>
          <w:szCs w:val="26"/>
          <w:lang w:val="vi-VN"/>
        </w:rPr>
        <w:t xml:space="preserve"> mới (D1).</w:t>
      </w:r>
    </w:p>
    <w:p w14:paraId="5A6F990F" w14:textId="7CF5F5A6" w:rsidR="00681FB4" w:rsidRPr="00E57881" w:rsidRDefault="00681FB4" w:rsidP="00681FB4">
      <w:pPr>
        <w:rPr>
          <w:rFonts w:ascii="Times New Roman" w:hAnsi="Times New Roman" w:cs="Times New Roman"/>
          <w:sz w:val="26"/>
          <w:szCs w:val="26"/>
          <w:lang w:val="vi-VN"/>
        </w:rPr>
      </w:pPr>
      <w:r w:rsidRPr="00E57881">
        <w:rPr>
          <w:rFonts w:ascii="Times New Roman" w:hAnsi="Times New Roman" w:cs="Times New Roman"/>
          <w:sz w:val="26"/>
          <w:szCs w:val="26"/>
          <w:lang w:val="vi-VN"/>
        </w:rPr>
        <w:t>Bước 3: Kết nối CSDL</w:t>
      </w:r>
      <w:r w:rsidRPr="00681FB4">
        <w:rPr>
          <w:rFonts w:ascii="Times New Roman" w:hAnsi="Times New Roman" w:cs="Times New Roman"/>
          <w:sz w:val="26"/>
          <w:szCs w:val="26"/>
          <w:lang w:val="vi-VN"/>
        </w:rPr>
        <w:t>, đ</w:t>
      </w:r>
      <w:r w:rsidRPr="00E57881">
        <w:rPr>
          <w:rFonts w:ascii="Times New Roman" w:hAnsi="Times New Roman" w:cs="Times New Roman"/>
          <w:sz w:val="26"/>
          <w:szCs w:val="26"/>
          <w:lang w:val="vi-VN"/>
        </w:rPr>
        <w:t>ọc D4 từ bộ nhớ phụ.</w:t>
      </w:r>
    </w:p>
    <w:p w14:paraId="064FB63C" w14:textId="30F45726" w:rsidR="00681FB4" w:rsidRPr="00681FB4" w:rsidRDefault="00681FB4" w:rsidP="00681FB4">
      <w:pPr>
        <w:rPr>
          <w:rFonts w:ascii="Times New Roman" w:hAnsi="Times New Roman" w:cs="Times New Roman"/>
          <w:sz w:val="26"/>
          <w:szCs w:val="26"/>
          <w:lang w:val="vi-VN"/>
        </w:rPr>
      </w:pPr>
      <w:r w:rsidRPr="00E57881">
        <w:rPr>
          <w:rFonts w:ascii="Times New Roman" w:hAnsi="Times New Roman" w:cs="Times New Roman"/>
          <w:sz w:val="26"/>
          <w:szCs w:val="26"/>
          <w:lang w:val="vi-VN"/>
        </w:rPr>
        <w:t xml:space="preserve">Bước 4: Dựa vào QĐ2 kiểm tra các thông tin của </w:t>
      </w:r>
      <w:r w:rsidRPr="00681FB4">
        <w:rPr>
          <w:rFonts w:ascii="Times New Roman" w:hAnsi="Times New Roman" w:cs="Times New Roman"/>
          <w:sz w:val="26"/>
          <w:szCs w:val="26"/>
          <w:lang w:val="vi-VN"/>
        </w:rPr>
        <w:t>lịch chăm sóc</w:t>
      </w:r>
      <w:r w:rsidRPr="00E90680">
        <w:rPr>
          <w:rFonts w:ascii="Times New Roman" w:hAnsi="Times New Roman" w:cs="Times New Roman"/>
          <w:sz w:val="26"/>
          <w:szCs w:val="26"/>
          <w:lang w:val="vi-VN"/>
        </w:rPr>
        <w:t xml:space="preserve"> </w:t>
      </w:r>
      <w:r w:rsidRPr="00E57881">
        <w:rPr>
          <w:rFonts w:ascii="Times New Roman" w:hAnsi="Times New Roman" w:cs="Times New Roman"/>
          <w:sz w:val="26"/>
          <w:szCs w:val="26"/>
          <w:lang w:val="vi-VN"/>
        </w:rPr>
        <w:t>có hợp lệ không</w:t>
      </w:r>
      <w:r w:rsidRPr="00681FB4">
        <w:rPr>
          <w:rFonts w:ascii="Times New Roman" w:hAnsi="Times New Roman" w:cs="Times New Roman"/>
          <w:sz w:val="26"/>
          <w:szCs w:val="26"/>
          <w:lang w:val="vi-VN"/>
        </w:rPr>
        <w:t>.</w:t>
      </w:r>
    </w:p>
    <w:p w14:paraId="3B0ED0D9" w14:textId="77777777" w:rsidR="00681FB4" w:rsidRPr="00E90680" w:rsidRDefault="00681FB4" w:rsidP="00681FB4">
      <w:pPr>
        <w:rPr>
          <w:rFonts w:ascii="Times New Roman" w:hAnsi="Times New Roman" w:cs="Times New Roman"/>
          <w:sz w:val="26"/>
          <w:szCs w:val="26"/>
          <w:lang w:val="vi-VN"/>
        </w:rPr>
      </w:pPr>
      <w:r w:rsidRPr="00E90680">
        <w:rPr>
          <w:rFonts w:ascii="Times New Roman" w:hAnsi="Times New Roman" w:cs="Times New Roman"/>
          <w:sz w:val="26"/>
          <w:szCs w:val="26"/>
          <w:lang w:val="vi-VN"/>
        </w:rPr>
        <w:t xml:space="preserve">Bước 5: </w:t>
      </w:r>
    </w:p>
    <w:p w14:paraId="426EDF63" w14:textId="77777777" w:rsidR="00681FB4" w:rsidRPr="00E90680" w:rsidRDefault="00681FB4" w:rsidP="00681FB4">
      <w:pPr>
        <w:ind w:firstLine="720"/>
        <w:rPr>
          <w:rFonts w:ascii="Times New Roman" w:hAnsi="Times New Roman" w:cs="Times New Roman"/>
          <w:sz w:val="26"/>
          <w:szCs w:val="26"/>
          <w:lang w:val="vi-VN"/>
        </w:rPr>
      </w:pPr>
      <w:r w:rsidRPr="00E90680">
        <w:rPr>
          <w:rFonts w:ascii="Times New Roman" w:hAnsi="Times New Roman" w:cs="Times New Roman"/>
          <w:sz w:val="26"/>
          <w:szCs w:val="26"/>
          <w:lang w:val="vi-VN"/>
        </w:rPr>
        <w:t xml:space="preserve">Nếu hợp lệ thì lưu D3 xuống CSDL và thông báo thành công. </w:t>
      </w:r>
    </w:p>
    <w:p w14:paraId="327CA88A" w14:textId="77777777" w:rsidR="00681FB4" w:rsidRPr="00E90680" w:rsidRDefault="00681FB4" w:rsidP="00681FB4">
      <w:pPr>
        <w:ind w:firstLine="720"/>
        <w:rPr>
          <w:rFonts w:ascii="Times New Roman" w:hAnsi="Times New Roman" w:cs="Times New Roman"/>
          <w:sz w:val="26"/>
          <w:szCs w:val="26"/>
          <w:lang w:val="vi-VN"/>
        </w:rPr>
      </w:pPr>
      <w:r w:rsidRPr="00E90680">
        <w:rPr>
          <w:rFonts w:ascii="Times New Roman" w:hAnsi="Times New Roman" w:cs="Times New Roman"/>
          <w:sz w:val="26"/>
          <w:szCs w:val="26"/>
          <w:lang w:val="vi-VN"/>
        </w:rPr>
        <w:t>Nếu không hợp lệ thì thông báo thất bại.</w:t>
      </w:r>
    </w:p>
    <w:p w14:paraId="14E63B06" w14:textId="5B8AA8B5" w:rsidR="00E90680" w:rsidRPr="00681FB4" w:rsidRDefault="00681FB4" w:rsidP="00305CF4">
      <w:pPr>
        <w:rPr>
          <w:rFonts w:ascii="Times New Roman" w:hAnsi="Times New Roman" w:cs="Times New Roman"/>
          <w:sz w:val="26"/>
          <w:szCs w:val="26"/>
          <w:lang w:val="vi-VN"/>
        </w:rPr>
      </w:pPr>
      <w:r w:rsidRPr="00E90680">
        <w:rPr>
          <w:rFonts w:ascii="Times New Roman" w:hAnsi="Times New Roman" w:cs="Times New Roman"/>
          <w:sz w:val="26"/>
          <w:szCs w:val="26"/>
          <w:lang w:val="vi-VN"/>
        </w:rPr>
        <w:t>Bước 6: Đóng kết nối CSDL.</w:t>
      </w:r>
    </w:p>
    <w:p w14:paraId="6E3F41A0" w14:textId="6317A981" w:rsidR="00E90680" w:rsidRDefault="00E90680" w:rsidP="00305CF4">
      <w:r>
        <w:object w:dxaOrig="4297" w:dyaOrig="3180" w14:anchorId="0B970BAA">
          <v:shape id="_x0000_i1030" type="#_x0000_t75" style="width:214.8pt;height:159.6pt" o:ole="">
            <v:imagedata r:id="rId19" o:title=""/>
          </v:shape>
          <o:OLEObject Type="Embed" ProgID="Visio.Drawing.15" ShapeID="_x0000_i1030" DrawAspect="Content" ObjectID="_1623923417" r:id="rId20"/>
        </w:object>
      </w:r>
    </w:p>
    <w:p w14:paraId="1DCEA0E4" w14:textId="77777777" w:rsidR="00681FB4" w:rsidRDefault="00681FB4" w:rsidP="00305CF4"/>
    <w:p w14:paraId="3FB17353" w14:textId="5A1684EC" w:rsidR="00E90680" w:rsidRDefault="00E90680" w:rsidP="00305CF4">
      <w:r>
        <w:object w:dxaOrig="4297" w:dyaOrig="3180" w14:anchorId="6007A811">
          <v:shape id="_x0000_i1031" type="#_x0000_t75" style="width:214.8pt;height:159.6pt" o:ole="">
            <v:imagedata r:id="rId21" o:title=""/>
          </v:shape>
          <o:OLEObject Type="Embed" ProgID="Visio.Drawing.15" ShapeID="_x0000_i1031" DrawAspect="Content" ObjectID="_1623923418" r:id="rId22"/>
        </w:object>
      </w:r>
    </w:p>
    <w:p w14:paraId="2CF631DE" w14:textId="71729C59" w:rsidR="00E90680" w:rsidRDefault="00E90680" w:rsidP="00305CF4">
      <w:r>
        <w:object w:dxaOrig="4297" w:dyaOrig="3180" w14:anchorId="7389ADE7">
          <v:shape id="_x0000_i1032" type="#_x0000_t75" style="width:214.8pt;height:159.6pt" o:ole="">
            <v:imagedata r:id="rId23" o:title=""/>
          </v:shape>
          <o:OLEObject Type="Embed" ProgID="Visio.Drawing.15" ShapeID="_x0000_i1032" DrawAspect="Content" ObjectID="_1623923419" r:id="rId24"/>
        </w:object>
      </w:r>
    </w:p>
    <w:p w14:paraId="54E4F772" w14:textId="62382284" w:rsidR="00E90680" w:rsidRDefault="00E90680" w:rsidP="00305CF4">
      <w:r>
        <w:object w:dxaOrig="4393" w:dyaOrig="3180" w14:anchorId="6ADC6E41">
          <v:shape id="_x0000_i1033" type="#_x0000_t75" style="width:219.6pt;height:159.6pt" o:ole="">
            <v:imagedata r:id="rId25" o:title=""/>
          </v:shape>
          <o:OLEObject Type="Embed" ProgID="Visio.Drawing.15" ShapeID="_x0000_i1033" DrawAspect="Content" ObjectID="_1623923420" r:id="rId26"/>
        </w:object>
      </w:r>
    </w:p>
    <w:p w14:paraId="1E91180B" w14:textId="483933EF" w:rsidR="00E90680" w:rsidRDefault="00E90680" w:rsidP="00305CF4">
      <w:r>
        <w:object w:dxaOrig="3925" w:dyaOrig="3180" w14:anchorId="621827E8">
          <v:shape id="_x0000_i1034" type="#_x0000_t75" style="width:196.8pt;height:159.6pt" o:ole="">
            <v:imagedata r:id="rId27" o:title=""/>
          </v:shape>
          <o:OLEObject Type="Embed" ProgID="Visio.Drawing.15" ShapeID="_x0000_i1034" DrawAspect="Content" ObjectID="_1623923421" r:id="rId28"/>
        </w:object>
      </w:r>
    </w:p>
    <w:p w14:paraId="558A388E" w14:textId="4310A77D" w:rsidR="00E90680" w:rsidRDefault="00E90680" w:rsidP="00305CF4">
      <w:pPr>
        <w:rPr>
          <w:rFonts w:ascii="Times New Roman" w:hAnsi="Times New Roman" w:cs="Times New Roman"/>
          <w:sz w:val="26"/>
          <w:szCs w:val="26"/>
        </w:rPr>
      </w:pPr>
      <w:r>
        <w:rPr>
          <w:rFonts w:ascii="Times New Roman" w:hAnsi="Times New Roman" w:cs="Times New Roman"/>
          <w:sz w:val="26"/>
          <w:szCs w:val="26"/>
        </w:rPr>
        <w:t>Thiết kế:</w:t>
      </w:r>
    </w:p>
    <w:p w14:paraId="70F63A7A" w14:textId="1D344051" w:rsidR="00E90680" w:rsidRDefault="00E90680" w:rsidP="00305CF4">
      <w:pPr>
        <w:rPr>
          <w:rFonts w:ascii="Times New Roman" w:hAnsi="Times New Roman" w:cs="Times New Roman"/>
          <w:sz w:val="26"/>
          <w:szCs w:val="26"/>
        </w:rPr>
      </w:pPr>
      <w:r>
        <w:rPr>
          <w:rFonts w:ascii="Times New Roman" w:hAnsi="Times New Roman" w:cs="Times New Roman"/>
          <w:sz w:val="26"/>
          <w:szCs w:val="26"/>
        </w:rPr>
        <w:t>Thiết kế dữ liệu:</w:t>
      </w:r>
    </w:p>
    <w:p w14:paraId="78943505" w14:textId="4FB218D0" w:rsidR="00E90680" w:rsidRPr="00E90680" w:rsidRDefault="00B107BE" w:rsidP="00305CF4">
      <w:pPr>
        <w:rPr>
          <w:rFonts w:ascii="Times New Roman" w:hAnsi="Times New Roman" w:cs="Times New Roman"/>
          <w:sz w:val="26"/>
          <w:szCs w:val="26"/>
        </w:rPr>
      </w:pPr>
      <w:r>
        <w:rPr>
          <w:noProof/>
        </w:rPr>
        <w:drawing>
          <wp:anchor distT="0" distB="0" distL="114300" distR="114300" simplePos="0" relativeHeight="251660288" behindDoc="0" locked="0" layoutInCell="1" allowOverlap="1" wp14:anchorId="43DF4A87" wp14:editId="12A9BF6B">
            <wp:simplePos x="0" y="0"/>
            <wp:positionH relativeFrom="column">
              <wp:posOffset>-800100</wp:posOffset>
            </wp:positionH>
            <wp:positionV relativeFrom="paragraph">
              <wp:posOffset>309880</wp:posOffset>
            </wp:positionV>
            <wp:extent cx="7607124" cy="3943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6910" cy="3953607"/>
                    </a:xfrm>
                    <a:prstGeom prst="rect">
                      <a:avLst/>
                    </a:prstGeom>
                    <a:noFill/>
                    <a:ln>
                      <a:noFill/>
                    </a:ln>
                  </pic:spPr>
                </pic:pic>
              </a:graphicData>
            </a:graphic>
            <wp14:sizeRelH relativeFrom="page">
              <wp14:pctWidth>0</wp14:pctWidth>
            </wp14:sizeRelH>
            <wp14:sizeRelV relativeFrom="page">
              <wp14:pctHeight>0</wp14:pctHeight>
            </wp14:sizeRelV>
          </wp:anchor>
        </w:drawing>
      </w:r>
      <w:r w:rsidR="00E90680" w:rsidRPr="00E90680">
        <w:rPr>
          <w:rFonts w:ascii="Times New Roman" w:hAnsi="Times New Roman" w:cs="Times New Roman"/>
          <w:sz w:val="26"/>
          <w:szCs w:val="26"/>
        </w:rPr>
        <w:t>Thiết kế dữ liệu BM1:</w:t>
      </w:r>
      <w:r w:rsidR="00E90680">
        <w:rPr>
          <w:rFonts w:ascii="Times New Roman" w:hAnsi="Times New Roman" w:cs="Times New Roman"/>
          <w:sz w:val="26"/>
          <w:szCs w:val="26"/>
        </w:rPr>
        <w:t xml:space="preserve"> </w:t>
      </w:r>
      <w:r w:rsidR="00E90680" w:rsidRPr="00E90680">
        <w:rPr>
          <w:rFonts w:ascii="Times New Roman" w:hAnsi="Times New Roman" w:cs="Times New Roman"/>
          <w:sz w:val="26"/>
          <w:szCs w:val="26"/>
        </w:rPr>
        <w:t>Thiết kế dữ liệu với tính đúng đắn:</w:t>
      </w:r>
    </w:p>
    <w:p w14:paraId="749562C7" w14:textId="0D6CBAB2" w:rsidR="00B107BE" w:rsidRPr="007A2C7F" w:rsidRDefault="00B107BE" w:rsidP="00B107BE">
      <w:pPr>
        <w:rPr>
          <w:rFonts w:ascii="Times New Roman" w:hAnsi="Times New Roman" w:cs="Times New Roman"/>
          <w:b/>
          <w:bCs/>
          <w:sz w:val="26"/>
          <w:szCs w:val="26"/>
        </w:rPr>
      </w:pP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lastRenderedPageBreak/>
        <w:br/>
      </w:r>
      <w:r w:rsidRPr="007A2C7F">
        <w:rPr>
          <w:rFonts w:ascii="Times New Roman" w:hAnsi="Times New Roman" w:cs="Times New Roman"/>
          <w:b/>
          <w:bCs/>
          <w:sz w:val="26"/>
          <w:szCs w:val="26"/>
        </w:rPr>
        <w:t>Mô hình hoá dữ liệu (ERD):</w:t>
      </w:r>
    </w:p>
    <w:p w14:paraId="008D3F5B" w14:textId="0A754E93" w:rsidR="00A622F3" w:rsidRDefault="00F02A13"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54496" behindDoc="0" locked="0" layoutInCell="1" allowOverlap="1" wp14:anchorId="401259E2" wp14:editId="64D29EA2">
                <wp:simplePos x="0" y="0"/>
                <wp:positionH relativeFrom="margin">
                  <wp:posOffset>2000250</wp:posOffset>
                </wp:positionH>
                <wp:positionV relativeFrom="paragraph">
                  <wp:posOffset>250825</wp:posOffset>
                </wp:positionV>
                <wp:extent cx="914400" cy="447675"/>
                <wp:effectExtent l="0" t="0" r="19050" b="28575"/>
                <wp:wrapNone/>
                <wp:docPr id="30" name="Hình Bầu dục 86"/>
                <wp:cNvGraphicFramePr/>
                <a:graphic xmlns:a="http://schemas.openxmlformats.org/drawingml/2006/main">
                  <a:graphicData uri="http://schemas.microsoft.com/office/word/2010/wordprocessingShape">
                    <wps:wsp>
                      <wps:cNvSpPr/>
                      <wps:spPr>
                        <a:xfrm>
                          <a:off x="0" y="0"/>
                          <a:ext cx="9144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B4F5ED" w14:textId="77777777" w:rsidR="001F4FE9" w:rsidRDefault="001F4FE9" w:rsidP="00F02A13">
                            <w:pPr>
                              <w:jc w:val="center"/>
                            </w:pPr>
                            <w:r>
                              <w:t>Vị trí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259E2" id="Hình Bầu dục 86" o:spid="_x0000_s1027" style="position:absolute;margin-left:157.5pt;margin-top:19.75pt;width:1in;height:35.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" fillcolor="#4472c4 [3204]" strokecolor="#1f3763 [1604]" strokeweight="1pt">
                <v:stroke joinstyle="miter"/>
                <v:textbox>
                  <w:txbxContent>
                    <w:p w14:paraId="5EB4F5ED" w14:textId="77777777" w:rsidR="001F4FE9" w:rsidRDefault="001F4FE9" w:rsidP="00F02A13">
                      <w:pPr>
                        <w:jc w:val="center"/>
                      </w:pPr>
                      <w:r>
                        <w:t>Vị trí</w:t>
                      </w:r>
                    </w:p>
                  </w:txbxContent>
                </v:textbox>
                <w10:wrap anchorx="margin"/>
              </v:oval>
            </w:pict>
          </mc:Fallback>
        </mc:AlternateContent>
      </w:r>
      <w:r>
        <w:rPr>
          <w:rFonts w:ascii="Times New Roman" w:hAnsi="Times New Roman" w:cs="Times New Roman"/>
          <w:sz w:val="26"/>
          <w:szCs w:val="26"/>
        </w:rPr>
        <w:t>Lập hồ sơ cây mới:</w:t>
      </w:r>
    </w:p>
    <w:p w14:paraId="222CC372" w14:textId="2FBBE33A" w:rsidR="00F02A13" w:rsidRDefault="00F02A13"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48352" behindDoc="0" locked="0" layoutInCell="1" allowOverlap="1" wp14:anchorId="54D46BFE" wp14:editId="743FC42A">
                <wp:simplePos x="0" y="0"/>
                <wp:positionH relativeFrom="margin">
                  <wp:posOffset>0</wp:posOffset>
                </wp:positionH>
                <wp:positionV relativeFrom="paragraph">
                  <wp:posOffset>-635</wp:posOffset>
                </wp:positionV>
                <wp:extent cx="914400" cy="447675"/>
                <wp:effectExtent l="0" t="0" r="19050" b="28575"/>
                <wp:wrapNone/>
                <wp:docPr id="2" name="Hình Bầu dục 86"/>
                <wp:cNvGraphicFramePr/>
                <a:graphic xmlns:a="http://schemas.openxmlformats.org/drawingml/2006/main">
                  <a:graphicData uri="http://schemas.microsoft.com/office/word/2010/wordprocessingShape">
                    <wps:wsp>
                      <wps:cNvSpPr/>
                      <wps:spPr>
                        <a:xfrm>
                          <a:off x="0" y="0"/>
                          <a:ext cx="9144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DFDB17" w14:textId="77777777" w:rsidR="001F4FE9" w:rsidRDefault="001F4FE9" w:rsidP="00F02A13">
                            <w:r>
                              <w:t>ID Cây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46BFE" id="_x0000_s1028" style="position:absolute;margin-left:0;margin-top:-.05pt;width:1in;height:35.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" fillcolor="#4472c4 [3204]" strokecolor="#1f3763 [1604]" strokeweight="1pt">
                <v:stroke joinstyle="miter"/>
                <v:textbox>
                  <w:txbxContent>
                    <w:p w14:paraId="2BDFDB17" w14:textId="77777777" w:rsidR="001F4FE9" w:rsidRDefault="001F4FE9" w:rsidP="00F02A13">
                      <w:r>
                        <w:t>ID Cây</w:t>
                      </w:r>
                    </w:p>
                  </w:txbxContent>
                </v:textbox>
                <w10:wrap anchorx="margin"/>
              </v:oval>
            </w:pict>
          </mc:Fallback>
        </mc:AlternateContent>
      </w:r>
    </w:p>
    <w:p w14:paraId="41594225" w14:textId="18503DB7" w:rsidR="00F02A13" w:rsidRDefault="00F02A13"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62688" behindDoc="0" locked="0" layoutInCell="1" allowOverlap="1" wp14:anchorId="24BABAB2" wp14:editId="3E03A069">
                <wp:simplePos x="0" y="0"/>
                <wp:positionH relativeFrom="column">
                  <wp:posOffset>2219326</wp:posOffset>
                </wp:positionH>
                <wp:positionV relativeFrom="paragraph">
                  <wp:posOffset>56516</wp:posOffset>
                </wp:positionV>
                <wp:extent cx="133350" cy="285750"/>
                <wp:effectExtent l="0" t="0" r="19050" b="19050"/>
                <wp:wrapNone/>
                <wp:docPr id="44" name="Đường nối Thẳng 91"/>
                <wp:cNvGraphicFramePr/>
                <a:graphic xmlns:a="http://schemas.openxmlformats.org/drawingml/2006/main">
                  <a:graphicData uri="http://schemas.microsoft.com/office/word/2010/wordprocessingShape">
                    <wps:wsp>
                      <wps:cNvCnPr/>
                      <wps:spPr>
                        <a:xfrm flipH="1">
                          <a:off x="0" y="0"/>
                          <a:ext cx="1333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35D59" id="Đường nối Thẳng 91"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75pt,4.45pt" to="185.2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" strokecolor="#4472c4 [3204]"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56544" behindDoc="0" locked="0" layoutInCell="1" allowOverlap="1" wp14:anchorId="0E56B4F0" wp14:editId="4466C638">
                <wp:simplePos x="0" y="0"/>
                <wp:positionH relativeFrom="column">
                  <wp:posOffset>857249</wp:posOffset>
                </wp:positionH>
                <wp:positionV relativeFrom="paragraph">
                  <wp:posOffset>8889</wp:posOffset>
                </wp:positionV>
                <wp:extent cx="238125" cy="352425"/>
                <wp:effectExtent l="0" t="0" r="28575" b="28575"/>
                <wp:wrapNone/>
                <wp:docPr id="31" name="Đường nối Thẳng 91"/>
                <wp:cNvGraphicFramePr/>
                <a:graphic xmlns:a="http://schemas.openxmlformats.org/drawingml/2006/main">
                  <a:graphicData uri="http://schemas.microsoft.com/office/word/2010/wordprocessingShape">
                    <wps:wsp>
                      <wps:cNvCnPr/>
                      <wps:spPr>
                        <a:xfrm>
                          <a:off x="0" y="0"/>
                          <a:ext cx="2381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2FD80A" id="Đường nối Thẳng 91"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7pt" to="86.2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" strokecolor="#4472c4 [3204]" strokeweight=".5pt">
                <v:stroke joinstyle="miter"/>
              </v:line>
            </w:pict>
          </mc:Fallback>
        </mc:AlternateContent>
      </w:r>
    </w:p>
    <w:p w14:paraId="2333E126" w14:textId="595C662D" w:rsidR="00F02A13" w:rsidRDefault="00851041"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66784" behindDoc="0" locked="0" layoutInCell="1" allowOverlap="1" wp14:anchorId="2C91D078" wp14:editId="7F0B5A6E">
                <wp:simplePos x="0" y="0"/>
                <wp:positionH relativeFrom="column">
                  <wp:posOffset>2362199</wp:posOffset>
                </wp:positionH>
                <wp:positionV relativeFrom="paragraph">
                  <wp:posOffset>207645</wp:posOffset>
                </wp:positionV>
                <wp:extent cx="1428750" cy="19050"/>
                <wp:effectExtent l="0" t="0" r="19050" b="19050"/>
                <wp:wrapNone/>
                <wp:docPr id="47" name="Đường nối Thẳng 91"/>
                <wp:cNvGraphicFramePr/>
                <a:graphic xmlns:a="http://schemas.openxmlformats.org/drawingml/2006/main">
                  <a:graphicData uri="http://schemas.microsoft.com/office/word/2010/wordprocessingShape">
                    <wps:wsp>
                      <wps:cNvCnPr/>
                      <wps:spPr>
                        <a:xfrm flipH="1">
                          <a:off x="0" y="0"/>
                          <a:ext cx="14287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F8653" id="Đường nối Thẳng 91"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16.35pt" to="298.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" strokecolor="#4472c4 [3204]"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64736" behindDoc="0" locked="0" layoutInCell="1" allowOverlap="1" wp14:anchorId="0C2A2805" wp14:editId="52F2368B">
                <wp:simplePos x="0" y="0"/>
                <wp:positionH relativeFrom="column">
                  <wp:posOffset>3781425</wp:posOffset>
                </wp:positionH>
                <wp:positionV relativeFrom="paragraph">
                  <wp:posOffset>28575</wp:posOffset>
                </wp:positionV>
                <wp:extent cx="1271905" cy="381635"/>
                <wp:effectExtent l="0" t="0" r="23495" b="18415"/>
                <wp:wrapNone/>
                <wp:docPr id="46" name="Hình chữ nhật 101"/>
                <wp:cNvGraphicFramePr/>
                <a:graphic xmlns:a="http://schemas.openxmlformats.org/drawingml/2006/main">
                  <a:graphicData uri="http://schemas.microsoft.com/office/word/2010/wordprocessingShape">
                    <wps:wsp>
                      <wps:cNvSpPr/>
                      <wps:spPr>
                        <a:xfrm>
                          <a:off x="0" y="0"/>
                          <a:ext cx="1271905" cy="381635"/>
                        </a:xfrm>
                        <a:prstGeom prst="rect">
                          <a:avLst/>
                        </a:prstGeom>
                        <a:solidFill>
                          <a:srgbClr val="4472C4"/>
                        </a:solidFill>
                        <a:ln w="12700" cap="flat" cmpd="sng" algn="ctr">
                          <a:solidFill>
                            <a:srgbClr val="4472C4">
                              <a:shade val="50000"/>
                            </a:srgbClr>
                          </a:solidFill>
                          <a:prstDash val="solid"/>
                          <a:miter lim="800000"/>
                        </a:ln>
                        <a:effectLst/>
                      </wps:spPr>
                      <wps:txbx>
                        <w:txbxContent>
                          <w:p w14:paraId="2692DDAB" w14:textId="0CC3F659" w:rsidR="001F4FE9" w:rsidRPr="00851041" w:rsidRDefault="001F4FE9" w:rsidP="00851041">
                            <w:pPr>
                              <w:jc w:val="center"/>
                              <w:rPr>
                                <w:color w:val="FFFFFF" w:themeColor="background1"/>
                              </w:rPr>
                            </w:pPr>
                            <w:r w:rsidRPr="00851041">
                              <w:rPr>
                                <w:color w:val="FFFFFF" w:themeColor="background1"/>
                              </w:rPr>
                              <w:t>Người dùng</w:t>
                            </w:r>
                          </w:p>
                          <w:p w14:paraId="6B4EBACA" w14:textId="77777777" w:rsidR="001F4FE9" w:rsidRDefault="001F4FE9" w:rsidP="0085104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2A2805" id="Hình chữ nhật 101" o:spid="_x0000_s1029" style="position:absolute;margin-left:297.75pt;margin-top:2.25pt;width:100.15pt;height:30.0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" fillcolor="#4472c4" strokecolor="#2f528f" strokeweight="1pt">
                <v:textbox>
                  <w:txbxContent>
                    <w:p w14:paraId="2692DDAB" w14:textId="0CC3F659" w:rsidR="001F4FE9" w:rsidRPr="00851041" w:rsidRDefault="001F4FE9" w:rsidP="00851041">
                      <w:pPr>
                        <w:jc w:val="center"/>
                        <w:rPr>
                          <w:color w:val="FFFFFF" w:themeColor="background1"/>
                        </w:rPr>
                      </w:pPr>
                      <w:r w:rsidRPr="00851041">
                        <w:rPr>
                          <w:color w:val="FFFFFF" w:themeColor="background1"/>
                        </w:rPr>
                        <w:t>Người dùng</w:t>
                      </w:r>
                    </w:p>
                    <w:p w14:paraId="6B4EBACA" w14:textId="77777777" w:rsidR="001F4FE9" w:rsidRDefault="001F4FE9" w:rsidP="00851041"/>
                  </w:txbxContent>
                </v:textbox>
              </v:rect>
            </w:pict>
          </mc:Fallback>
        </mc:AlternateContent>
      </w:r>
      <w:r w:rsidR="00F02A13">
        <w:rPr>
          <w:rFonts w:ascii="Times New Roman" w:hAnsi="Times New Roman" w:cs="Times New Roman"/>
          <w:b/>
          <w:noProof/>
          <w:sz w:val="26"/>
          <w:szCs w:val="26"/>
        </w:rPr>
        <mc:AlternateContent>
          <mc:Choice Requires="wps">
            <w:drawing>
              <wp:anchor distT="0" distB="0" distL="114300" distR="114300" simplePos="0" relativeHeight="251746304" behindDoc="0" locked="0" layoutInCell="1" allowOverlap="1" wp14:anchorId="7615EA29" wp14:editId="34BA47A7">
                <wp:simplePos x="0" y="0"/>
                <wp:positionH relativeFrom="column">
                  <wp:posOffset>1076325</wp:posOffset>
                </wp:positionH>
                <wp:positionV relativeFrom="paragraph">
                  <wp:posOffset>45720</wp:posOffset>
                </wp:positionV>
                <wp:extent cx="1271905" cy="381635"/>
                <wp:effectExtent l="0" t="0" r="23495" b="18415"/>
                <wp:wrapNone/>
                <wp:docPr id="1" name="Hình chữ nhật 101"/>
                <wp:cNvGraphicFramePr/>
                <a:graphic xmlns:a="http://schemas.openxmlformats.org/drawingml/2006/main">
                  <a:graphicData uri="http://schemas.microsoft.com/office/word/2010/wordprocessingShape">
                    <wps:wsp>
                      <wps:cNvSpPr/>
                      <wps:spPr>
                        <a:xfrm>
                          <a:off x="0" y="0"/>
                          <a:ext cx="1271905" cy="381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4B7652" w14:textId="77777777" w:rsidR="001F4FE9" w:rsidRDefault="001F4FE9" w:rsidP="00F02A13">
                            <w:pPr>
                              <w:jc w:val="center"/>
                            </w:pPr>
                            <w:r>
                              <w:t>Cây cảnh</w:t>
                            </w:r>
                          </w:p>
                          <w:p w14:paraId="5407231F" w14:textId="77777777" w:rsidR="001F4FE9" w:rsidRDefault="001F4FE9" w:rsidP="00F02A1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15EA29" id="_x0000_s1030" style="position:absolute;margin-left:84.75pt;margin-top:3.6pt;width:100.15pt;height:30.0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" fillcolor="#4472c4 [3204]" strokecolor="#1f3763 [1604]" strokeweight="1pt">
                <v:textbox>
                  <w:txbxContent>
                    <w:p w14:paraId="724B7652" w14:textId="77777777" w:rsidR="001F4FE9" w:rsidRDefault="001F4FE9" w:rsidP="00F02A13">
                      <w:pPr>
                        <w:jc w:val="center"/>
                      </w:pPr>
                      <w:r>
                        <w:t>Cây cảnh</w:t>
                      </w:r>
                    </w:p>
                    <w:p w14:paraId="5407231F" w14:textId="77777777" w:rsidR="001F4FE9" w:rsidRDefault="001F4FE9" w:rsidP="00F02A13"/>
                  </w:txbxContent>
                </v:textbox>
              </v:rect>
            </w:pict>
          </mc:Fallback>
        </mc:AlternateContent>
      </w:r>
    </w:p>
    <w:p w14:paraId="0000E344" w14:textId="7DA88B14" w:rsidR="00F02A13" w:rsidRDefault="00F02A13"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60640" behindDoc="0" locked="0" layoutInCell="1" allowOverlap="1" wp14:anchorId="789E466B" wp14:editId="3E5D0983">
                <wp:simplePos x="0" y="0"/>
                <wp:positionH relativeFrom="column">
                  <wp:posOffset>1971676</wp:posOffset>
                </wp:positionH>
                <wp:positionV relativeFrom="paragraph">
                  <wp:posOffset>120015</wp:posOffset>
                </wp:positionV>
                <wp:extent cx="266700" cy="342900"/>
                <wp:effectExtent l="0" t="0" r="19050" b="19050"/>
                <wp:wrapNone/>
                <wp:docPr id="43" name="Đường nối Thẳng 91"/>
                <wp:cNvGraphicFramePr/>
                <a:graphic xmlns:a="http://schemas.openxmlformats.org/drawingml/2006/main">
                  <a:graphicData uri="http://schemas.microsoft.com/office/word/2010/wordprocessingShape">
                    <wps:wsp>
                      <wps:cNvCnPr/>
                      <wps:spPr>
                        <a:xfrm>
                          <a:off x="0" y="0"/>
                          <a:ext cx="2667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2B4D8" id="Đường nối Thẳng 9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9.45pt" to="176.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" strokecolor="#4472c4 [3204]"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58592" behindDoc="0" locked="0" layoutInCell="1" allowOverlap="1" wp14:anchorId="50C7EA34" wp14:editId="6D3A3B3C">
                <wp:simplePos x="0" y="0"/>
                <wp:positionH relativeFrom="column">
                  <wp:posOffset>962025</wp:posOffset>
                </wp:positionH>
                <wp:positionV relativeFrom="paragraph">
                  <wp:posOffset>120014</wp:posOffset>
                </wp:positionV>
                <wp:extent cx="142875" cy="219075"/>
                <wp:effectExtent l="0" t="0" r="28575" b="28575"/>
                <wp:wrapNone/>
                <wp:docPr id="42" name="Đường nối Thẳng 91"/>
                <wp:cNvGraphicFramePr/>
                <a:graphic xmlns:a="http://schemas.openxmlformats.org/drawingml/2006/main">
                  <a:graphicData uri="http://schemas.microsoft.com/office/word/2010/wordprocessingShape">
                    <wps:wsp>
                      <wps:cNvCnPr/>
                      <wps:spPr>
                        <a:xfrm flipV="1">
                          <a:off x="0" y="0"/>
                          <a:ext cx="142875"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8BA91" id="Đường nối Thẳng 91"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9.45pt" to="87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" strokecolor="#4472c4 [3204]" strokeweight=".5pt">
                <v:stroke joinstyle="miter"/>
              </v:line>
            </w:pict>
          </mc:Fallback>
        </mc:AlternateContent>
      </w:r>
    </w:p>
    <w:p w14:paraId="3C57C405" w14:textId="1B8E184E" w:rsidR="00F02A13" w:rsidRDefault="00F02A13"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52448" behindDoc="0" locked="0" layoutInCell="1" allowOverlap="1" wp14:anchorId="2D43F014" wp14:editId="1B52AF46">
                <wp:simplePos x="0" y="0"/>
                <wp:positionH relativeFrom="margin">
                  <wp:posOffset>2000250</wp:posOffset>
                </wp:positionH>
                <wp:positionV relativeFrom="paragraph">
                  <wp:posOffset>133350</wp:posOffset>
                </wp:positionV>
                <wp:extent cx="1047750" cy="447675"/>
                <wp:effectExtent l="0" t="0" r="19050" b="28575"/>
                <wp:wrapNone/>
                <wp:docPr id="21" name="Hình Bầu dục 86"/>
                <wp:cNvGraphicFramePr/>
                <a:graphic xmlns:a="http://schemas.openxmlformats.org/drawingml/2006/main">
                  <a:graphicData uri="http://schemas.microsoft.com/office/word/2010/wordprocessingShape">
                    <wps:wsp>
                      <wps:cNvSpPr/>
                      <wps:spPr>
                        <a:xfrm>
                          <a:off x="0" y="0"/>
                          <a:ext cx="104775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FABDE0" w14:textId="77777777" w:rsidR="001F4FE9" w:rsidRDefault="001F4FE9" w:rsidP="00F02A13">
                            <w:r>
                              <w:t>Loại cây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43F014" id="_x0000_s1031" style="position:absolute;margin-left:157.5pt;margin-top:10.5pt;width:82.5pt;height:35.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" fillcolor="#4472c4 [3204]" strokecolor="#1f3763 [1604]" strokeweight="1pt">
                <v:stroke joinstyle="miter"/>
                <v:textbox>
                  <w:txbxContent>
                    <w:p w14:paraId="78FABDE0" w14:textId="77777777" w:rsidR="001F4FE9" w:rsidRDefault="001F4FE9" w:rsidP="00F02A13">
                      <w:r>
                        <w:t>Loại cây</w:t>
                      </w:r>
                    </w:p>
                  </w:txbxContent>
                </v:textbox>
                <w10:wrap anchorx="margin"/>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50400" behindDoc="0" locked="0" layoutInCell="1" allowOverlap="1" wp14:anchorId="59304714" wp14:editId="2C23BB2F">
                <wp:simplePos x="0" y="0"/>
                <wp:positionH relativeFrom="margin">
                  <wp:posOffset>0</wp:posOffset>
                </wp:positionH>
                <wp:positionV relativeFrom="paragraph">
                  <wp:posOffset>0</wp:posOffset>
                </wp:positionV>
                <wp:extent cx="1285875" cy="447675"/>
                <wp:effectExtent l="0" t="0" r="28575" b="28575"/>
                <wp:wrapNone/>
                <wp:docPr id="18" name="Hình Bầu dục 86"/>
                <wp:cNvGraphicFramePr/>
                <a:graphic xmlns:a="http://schemas.openxmlformats.org/drawingml/2006/main">
                  <a:graphicData uri="http://schemas.microsoft.com/office/word/2010/wordprocessingShape">
                    <wps:wsp>
                      <wps:cNvSpPr/>
                      <wps:spPr>
                        <a:xfrm>
                          <a:off x="0" y="0"/>
                          <a:ext cx="1285875"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B13C33" w14:textId="77777777" w:rsidR="001F4FE9" w:rsidRDefault="001F4FE9" w:rsidP="00F02A13">
                            <w:r>
                              <w:t>Ngày trồng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04714" id="_x0000_s1032" style="position:absolute;margin-left:0;margin-top:0;width:101.25pt;height:35.2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" fillcolor="#4472c4 [3204]" strokecolor="#1f3763 [1604]" strokeweight="1pt">
                <v:stroke joinstyle="miter"/>
                <v:textbox>
                  <w:txbxContent>
                    <w:p w14:paraId="1FB13C33" w14:textId="77777777" w:rsidR="001F4FE9" w:rsidRDefault="001F4FE9" w:rsidP="00F02A13">
                      <w:r>
                        <w:t>Ngày trồng</w:t>
                      </w:r>
                    </w:p>
                  </w:txbxContent>
                </v:textbox>
                <w10:wrap anchorx="margin"/>
              </v:oval>
            </w:pict>
          </mc:Fallback>
        </mc:AlternateContent>
      </w:r>
    </w:p>
    <w:p w14:paraId="59FC93A3" w14:textId="45058B38" w:rsidR="00F02A13" w:rsidRDefault="00F02A13" w:rsidP="00B107BE">
      <w:pPr>
        <w:rPr>
          <w:rFonts w:ascii="Times New Roman" w:hAnsi="Times New Roman" w:cs="Times New Roman"/>
          <w:sz w:val="26"/>
          <w:szCs w:val="26"/>
        </w:rPr>
      </w:pPr>
    </w:p>
    <w:p w14:paraId="00BAC1D5" w14:textId="17AABDBB" w:rsidR="00F02A13" w:rsidRDefault="00F02A13" w:rsidP="00B107BE">
      <w:pPr>
        <w:rPr>
          <w:rFonts w:ascii="Times New Roman" w:hAnsi="Times New Roman" w:cs="Times New Roman"/>
          <w:sz w:val="26"/>
          <w:szCs w:val="26"/>
        </w:rPr>
      </w:pPr>
    </w:p>
    <w:p w14:paraId="0C3D6F00" w14:textId="2BD81D98" w:rsidR="00F02A13" w:rsidRDefault="00F02A13" w:rsidP="00B107BE">
      <w:pPr>
        <w:rPr>
          <w:rFonts w:ascii="Times New Roman" w:hAnsi="Times New Roman" w:cs="Times New Roman"/>
          <w:sz w:val="26"/>
          <w:szCs w:val="26"/>
        </w:rPr>
      </w:pPr>
    </w:p>
    <w:p w14:paraId="4E13D415" w14:textId="77777777" w:rsidR="00F02A13" w:rsidRDefault="00F02A13" w:rsidP="00B107BE">
      <w:pPr>
        <w:rPr>
          <w:rFonts w:ascii="Times New Roman" w:hAnsi="Times New Roman" w:cs="Times New Roman"/>
          <w:sz w:val="26"/>
          <w:szCs w:val="26"/>
        </w:rPr>
      </w:pPr>
    </w:p>
    <w:p w14:paraId="52EC935E" w14:textId="55AB489C" w:rsidR="007A2C7F" w:rsidRDefault="007A2C7F" w:rsidP="00B107BE">
      <w:pPr>
        <w:rPr>
          <w:rFonts w:ascii="Times New Roman" w:hAnsi="Times New Roman" w:cs="Times New Roman"/>
          <w:sz w:val="26"/>
          <w:szCs w:val="26"/>
        </w:rPr>
      </w:pPr>
      <w:r>
        <w:rPr>
          <w:rFonts w:ascii="Times New Roman" w:hAnsi="Times New Roman" w:cs="Times New Roman"/>
          <w:sz w:val="26"/>
          <w:szCs w:val="26"/>
        </w:rPr>
        <w:t>Tra cứu cây:</w:t>
      </w:r>
    </w:p>
    <w:p w14:paraId="27255C77" w14:textId="62624599" w:rsidR="009225CC" w:rsidRDefault="007A2C7F"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82816" behindDoc="0" locked="0" layoutInCell="1" allowOverlap="1" wp14:anchorId="41420437" wp14:editId="2C760891">
                <wp:simplePos x="0" y="0"/>
                <wp:positionH relativeFrom="margin">
                  <wp:align>left</wp:align>
                </wp:positionH>
                <wp:positionV relativeFrom="paragraph">
                  <wp:posOffset>180340</wp:posOffset>
                </wp:positionV>
                <wp:extent cx="1285875" cy="447675"/>
                <wp:effectExtent l="0" t="0" r="28575" b="28575"/>
                <wp:wrapNone/>
                <wp:docPr id="8" name="Hình Bầu dục 86"/>
                <wp:cNvGraphicFramePr/>
                <a:graphic xmlns:a="http://schemas.openxmlformats.org/drawingml/2006/main">
                  <a:graphicData uri="http://schemas.microsoft.com/office/word/2010/wordprocessingShape">
                    <wps:wsp>
                      <wps:cNvSpPr/>
                      <wps:spPr>
                        <a:xfrm>
                          <a:off x="0" y="0"/>
                          <a:ext cx="1285875"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417C73" w14:textId="47336DE7" w:rsidR="001F4FE9" w:rsidRDefault="001F4FE9" w:rsidP="007A2C7F">
                            <w:r>
                              <w:t>Ngày trồng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420437" id="_x0000_s1033" style="position:absolute;margin-left:0;margin-top:14.2pt;width:101.25pt;height:35.2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" fillcolor="#4472c4 [3204]" strokecolor="#1f3763 [1604]" strokeweight="1pt">
                <v:stroke joinstyle="miter"/>
                <v:textbox>
                  <w:txbxContent>
                    <w:p w14:paraId="08417C73" w14:textId="47336DE7" w:rsidR="001F4FE9" w:rsidRDefault="001F4FE9" w:rsidP="007A2C7F">
                      <w:r>
                        <w:t>Ngày trồng</w:t>
                      </w:r>
                    </w:p>
                  </w:txbxContent>
                </v:textbox>
                <w10:wrap anchorx="margin"/>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93056" behindDoc="0" locked="0" layoutInCell="1" allowOverlap="1" wp14:anchorId="3F7522FF" wp14:editId="344E93C2">
                <wp:simplePos x="0" y="0"/>
                <wp:positionH relativeFrom="margin">
                  <wp:posOffset>1914525</wp:posOffset>
                </wp:positionH>
                <wp:positionV relativeFrom="paragraph">
                  <wp:posOffset>67945</wp:posOffset>
                </wp:positionV>
                <wp:extent cx="914400" cy="447675"/>
                <wp:effectExtent l="0" t="0" r="19050" b="28575"/>
                <wp:wrapNone/>
                <wp:docPr id="14" name="Hình Bầu dục 86"/>
                <wp:cNvGraphicFramePr/>
                <a:graphic xmlns:a="http://schemas.openxmlformats.org/drawingml/2006/main">
                  <a:graphicData uri="http://schemas.microsoft.com/office/word/2010/wordprocessingShape">
                    <wps:wsp>
                      <wps:cNvSpPr/>
                      <wps:spPr>
                        <a:xfrm>
                          <a:off x="0" y="0"/>
                          <a:ext cx="9144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11ED5" w14:textId="4E548849" w:rsidR="001F4FE9" w:rsidRDefault="001F4FE9" w:rsidP="007A2C7F">
                            <w:r>
                              <w:t>ID Cây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7522FF" id="_x0000_s1034" style="position:absolute;margin-left:150.75pt;margin-top:5.35pt;width:1in;height:35.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" fillcolor="#4472c4 [3204]" strokecolor="#1f3763 [1604]" strokeweight="1pt">
                <v:stroke joinstyle="miter"/>
                <v:textbox>
                  <w:txbxContent>
                    <w:p w14:paraId="1FF11ED5" w14:textId="4E548849" w:rsidR="001F4FE9" w:rsidRDefault="001F4FE9" w:rsidP="007A2C7F">
                      <w:r>
                        <w:t>ID Cây</w:t>
                      </w:r>
                    </w:p>
                  </w:txbxContent>
                </v:textbox>
                <w10:wrap anchorx="margin"/>
              </v:oval>
            </w:pict>
          </mc:Fallback>
        </mc:AlternateContent>
      </w:r>
    </w:p>
    <w:p w14:paraId="388E18CB" w14:textId="27536D79" w:rsidR="007A2C7F" w:rsidRDefault="007A2C7F"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95104" behindDoc="0" locked="0" layoutInCell="1" allowOverlap="1" wp14:anchorId="348FA237" wp14:editId="5448B5AA">
                <wp:simplePos x="0" y="0"/>
                <wp:positionH relativeFrom="column">
                  <wp:posOffset>2076449</wp:posOffset>
                </wp:positionH>
                <wp:positionV relativeFrom="paragraph">
                  <wp:posOffset>179071</wp:posOffset>
                </wp:positionV>
                <wp:extent cx="171450" cy="438150"/>
                <wp:effectExtent l="0" t="0" r="19050" b="19050"/>
                <wp:wrapNone/>
                <wp:docPr id="15" name="Đường nối Thẳng 91"/>
                <wp:cNvGraphicFramePr/>
                <a:graphic xmlns:a="http://schemas.openxmlformats.org/drawingml/2006/main">
                  <a:graphicData uri="http://schemas.microsoft.com/office/word/2010/wordprocessingShape">
                    <wps:wsp>
                      <wps:cNvCnPr/>
                      <wps:spPr>
                        <a:xfrm flipH="1">
                          <a:off x="0" y="0"/>
                          <a:ext cx="171450"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AC496" id="Đường nối Thẳng 91"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4.1pt" to="177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" strokecolor="#4472c4 [3204]" strokeweight=".5pt">
                <v:stroke joinstyle="miter"/>
              </v:line>
            </w:pict>
          </mc:Fallback>
        </mc:AlternateContent>
      </w:r>
    </w:p>
    <w:p w14:paraId="1C1A83E9" w14:textId="15CC65DA" w:rsidR="007A2C7F" w:rsidRDefault="007A2C7F"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86912" behindDoc="0" locked="0" layoutInCell="1" allowOverlap="1" wp14:anchorId="61F05350" wp14:editId="0958AC8A">
                <wp:simplePos x="0" y="0"/>
                <wp:positionH relativeFrom="column">
                  <wp:posOffset>609600</wp:posOffset>
                </wp:positionH>
                <wp:positionV relativeFrom="paragraph">
                  <wp:posOffset>5715</wp:posOffset>
                </wp:positionV>
                <wp:extent cx="619125" cy="314325"/>
                <wp:effectExtent l="0" t="0" r="28575" b="28575"/>
                <wp:wrapNone/>
                <wp:docPr id="11" name="Đường nối Thẳng 91"/>
                <wp:cNvGraphicFramePr/>
                <a:graphic xmlns:a="http://schemas.openxmlformats.org/drawingml/2006/main">
                  <a:graphicData uri="http://schemas.microsoft.com/office/word/2010/wordprocessingShape">
                    <wps:wsp>
                      <wps:cNvCnPr/>
                      <wps:spPr>
                        <a:xfrm>
                          <a:off x="0" y="0"/>
                          <a:ext cx="6191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978058" id="Đường nối Thẳng 9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5pt" to="96.7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" strokecolor="#4472c4 [3204]"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84864" behindDoc="0" locked="0" layoutInCell="1" allowOverlap="1" wp14:anchorId="7219F12B" wp14:editId="2F8DDC08">
                <wp:simplePos x="0" y="0"/>
                <wp:positionH relativeFrom="column">
                  <wp:posOffset>3371850</wp:posOffset>
                </wp:positionH>
                <wp:positionV relativeFrom="paragraph">
                  <wp:posOffset>252730</wp:posOffset>
                </wp:positionV>
                <wp:extent cx="1105231" cy="542925"/>
                <wp:effectExtent l="19050" t="19050" r="38100" b="47625"/>
                <wp:wrapNone/>
                <wp:docPr id="9" name="Hình thoi 92"/>
                <wp:cNvGraphicFramePr/>
                <a:graphic xmlns:a="http://schemas.openxmlformats.org/drawingml/2006/main">
                  <a:graphicData uri="http://schemas.microsoft.com/office/word/2010/wordprocessingShape">
                    <wps:wsp>
                      <wps:cNvSpPr/>
                      <wps:spPr>
                        <a:xfrm>
                          <a:off x="0" y="0"/>
                          <a:ext cx="1105231" cy="5429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5F95F2" w14:textId="77777777" w:rsidR="001F4FE9" w:rsidRDefault="001F4FE9" w:rsidP="007A2C7F">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19F12B" id="_x0000_t4" coordsize="21600,21600" o:spt="4" path="m10800,l,10800,10800,21600,21600,10800xe">
                <v:stroke joinstyle="miter"/>
                <v:path gradientshapeok="t" o:connecttype="rect" textboxrect="5400,5400,16200,16200"/>
              </v:shapetype>
              <v:shape id="Hình thoi 92" o:spid="_x0000_s1035" type="#_x0000_t4" style="position:absolute;margin-left:265.5pt;margin-top:19.9pt;width:87.05pt;height:4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" fillcolor="#4472c4 [3204]" strokecolor="#1f3763 [1604]" strokeweight="1pt">
                <v:textbox>
                  <w:txbxContent>
                    <w:p w14:paraId="205F95F2" w14:textId="77777777" w:rsidR="001F4FE9" w:rsidRDefault="001F4FE9" w:rsidP="007A2C7F">
                      <w:pPr>
                        <w:jc w:val="center"/>
                      </w:pPr>
                      <w:r>
                        <w:t>thuộc</w:t>
                      </w:r>
                    </w:p>
                  </w:txbxContent>
                </v:textbox>
              </v:shap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88960" behindDoc="0" locked="0" layoutInCell="1" allowOverlap="1" wp14:anchorId="6652F360" wp14:editId="286300B1">
                <wp:simplePos x="0" y="0"/>
                <wp:positionH relativeFrom="margin">
                  <wp:posOffset>5019675</wp:posOffset>
                </wp:positionH>
                <wp:positionV relativeFrom="paragraph">
                  <wp:posOffset>225425</wp:posOffset>
                </wp:positionV>
                <wp:extent cx="1271905" cy="581025"/>
                <wp:effectExtent l="0" t="0" r="23495" b="28575"/>
                <wp:wrapNone/>
                <wp:docPr id="12" name="Hình chữ nhật 101"/>
                <wp:cNvGraphicFramePr/>
                <a:graphic xmlns:a="http://schemas.openxmlformats.org/drawingml/2006/main">
                  <a:graphicData uri="http://schemas.microsoft.com/office/word/2010/wordprocessingShape">
                    <wps:wsp>
                      <wps:cNvSpPr/>
                      <wps:spPr>
                        <a:xfrm>
                          <a:off x="0" y="0"/>
                          <a:ext cx="1271905"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B90B4D" w14:textId="1E531239" w:rsidR="001F4FE9" w:rsidRDefault="001F4FE9" w:rsidP="007A2C7F">
                            <w:pPr>
                              <w:jc w:val="center"/>
                            </w:pPr>
                            <w:r>
                              <w:t>Danh sách cây cảnh</w:t>
                            </w:r>
                          </w:p>
                          <w:p w14:paraId="1FF3607E" w14:textId="77777777" w:rsidR="001F4FE9" w:rsidRDefault="001F4FE9" w:rsidP="007A2C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52F360" id="_x0000_s1036" style="position:absolute;margin-left:395.25pt;margin-top:17.75pt;width:100.15pt;height:45.7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" fillcolor="#4472c4 [3204]" strokecolor="#1f3763 [1604]" strokeweight="1pt">
                <v:textbox>
                  <w:txbxContent>
                    <w:p w14:paraId="52B90B4D" w14:textId="1E531239" w:rsidR="001F4FE9" w:rsidRDefault="001F4FE9" w:rsidP="007A2C7F">
                      <w:pPr>
                        <w:jc w:val="center"/>
                      </w:pPr>
                      <w:r>
                        <w:t>Danh sách cây cảnh</w:t>
                      </w:r>
                    </w:p>
                    <w:p w14:paraId="1FF3607E" w14:textId="77777777" w:rsidR="001F4FE9" w:rsidRDefault="001F4FE9" w:rsidP="007A2C7F"/>
                  </w:txbxContent>
                </v:textbox>
                <w10:wrap anchorx="margin"/>
              </v:rect>
            </w:pict>
          </mc:Fallback>
        </mc:AlternateContent>
      </w:r>
    </w:p>
    <w:p w14:paraId="6EB2A869" w14:textId="5D6C2C5E" w:rsidR="007A2C7F" w:rsidRDefault="007A2C7F"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09440" behindDoc="0" locked="0" layoutInCell="1" allowOverlap="1" wp14:anchorId="26A309C0" wp14:editId="74275127">
                <wp:simplePos x="0" y="0"/>
                <wp:positionH relativeFrom="column">
                  <wp:posOffset>2310131</wp:posOffset>
                </wp:positionH>
                <wp:positionV relativeFrom="paragraph">
                  <wp:posOffset>204470</wp:posOffset>
                </wp:positionV>
                <wp:extent cx="1080770" cy="9525"/>
                <wp:effectExtent l="0" t="0" r="24130" b="28575"/>
                <wp:wrapNone/>
                <wp:docPr id="24" name="Đường nối Thẳng 91"/>
                <wp:cNvGraphicFramePr/>
                <a:graphic xmlns:a="http://schemas.openxmlformats.org/drawingml/2006/main">
                  <a:graphicData uri="http://schemas.microsoft.com/office/word/2010/wordprocessingShape">
                    <wps:wsp>
                      <wps:cNvCnPr/>
                      <wps:spPr>
                        <a:xfrm>
                          <a:off x="0" y="0"/>
                          <a:ext cx="108077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B7FA0" id="Đường nối Thẳng 9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9pt,16.1pt" to="267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" strokecolor="#4472c4 [3204]"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91008" behindDoc="0" locked="0" layoutInCell="1" allowOverlap="1" wp14:anchorId="683F3073" wp14:editId="3DFA1FA6">
                <wp:simplePos x="0" y="0"/>
                <wp:positionH relativeFrom="column">
                  <wp:posOffset>4476750</wp:posOffset>
                </wp:positionH>
                <wp:positionV relativeFrom="paragraph">
                  <wp:posOffset>185420</wp:posOffset>
                </wp:positionV>
                <wp:extent cx="561975" cy="19050"/>
                <wp:effectExtent l="0" t="0" r="28575" b="19050"/>
                <wp:wrapNone/>
                <wp:docPr id="13" name="Đường nối Thẳng 91"/>
                <wp:cNvGraphicFramePr/>
                <a:graphic xmlns:a="http://schemas.openxmlformats.org/drawingml/2006/main">
                  <a:graphicData uri="http://schemas.microsoft.com/office/word/2010/wordprocessingShape">
                    <wps:wsp>
                      <wps:cNvCnPr/>
                      <wps:spPr>
                        <a:xfrm flipV="1">
                          <a:off x="0" y="0"/>
                          <a:ext cx="5619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5F6BBB" id="Đường nối Thẳng 91"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4.6pt" to="396.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" strokecolor="#4472c4 [3204]"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80768" behindDoc="0" locked="0" layoutInCell="1" allowOverlap="1" wp14:anchorId="1FDB63DB" wp14:editId="7984692E">
                <wp:simplePos x="0" y="0"/>
                <wp:positionH relativeFrom="column">
                  <wp:posOffset>1038225</wp:posOffset>
                </wp:positionH>
                <wp:positionV relativeFrom="paragraph">
                  <wp:posOffset>17145</wp:posOffset>
                </wp:positionV>
                <wp:extent cx="1271905" cy="381635"/>
                <wp:effectExtent l="0" t="0" r="23495" b="18415"/>
                <wp:wrapNone/>
                <wp:docPr id="7" name="Hình chữ nhật 101"/>
                <wp:cNvGraphicFramePr/>
                <a:graphic xmlns:a="http://schemas.openxmlformats.org/drawingml/2006/main">
                  <a:graphicData uri="http://schemas.microsoft.com/office/word/2010/wordprocessingShape">
                    <wps:wsp>
                      <wps:cNvSpPr/>
                      <wps:spPr>
                        <a:xfrm>
                          <a:off x="0" y="0"/>
                          <a:ext cx="1271905" cy="381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6493D" w14:textId="1C6F433F" w:rsidR="001F4FE9" w:rsidRDefault="001F4FE9" w:rsidP="007A2C7F">
                            <w:pPr>
                              <w:jc w:val="center"/>
                            </w:pPr>
                            <w:r>
                              <w:t>Cây cảnh</w:t>
                            </w:r>
                          </w:p>
                          <w:p w14:paraId="7724572A" w14:textId="77777777" w:rsidR="001F4FE9" w:rsidRDefault="001F4FE9" w:rsidP="007A2C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DB63DB" id="_x0000_s1037" style="position:absolute;margin-left:81.75pt;margin-top:1.35pt;width:100.15pt;height:30.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" fillcolor="#4472c4 [3204]" strokecolor="#1f3763 [1604]" strokeweight="1pt">
                <v:textbox>
                  <w:txbxContent>
                    <w:p w14:paraId="07B6493D" w14:textId="1C6F433F" w:rsidR="001F4FE9" w:rsidRDefault="001F4FE9" w:rsidP="007A2C7F">
                      <w:pPr>
                        <w:jc w:val="center"/>
                      </w:pPr>
                      <w:r>
                        <w:t>Cây cảnh</w:t>
                      </w:r>
                    </w:p>
                    <w:p w14:paraId="7724572A" w14:textId="77777777" w:rsidR="001F4FE9" w:rsidRDefault="001F4FE9" w:rsidP="007A2C7F"/>
                  </w:txbxContent>
                </v:textbox>
              </v:rect>
            </w:pict>
          </mc:Fallback>
        </mc:AlternateContent>
      </w:r>
    </w:p>
    <w:p w14:paraId="6150159C" w14:textId="75FF8520" w:rsidR="007A2C7F" w:rsidRDefault="007A2C7F"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07392" behindDoc="0" locked="0" layoutInCell="1" allowOverlap="1" wp14:anchorId="0C246709" wp14:editId="25402D33">
                <wp:simplePos x="0" y="0"/>
                <wp:positionH relativeFrom="column">
                  <wp:posOffset>2326004</wp:posOffset>
                </wp:positionH>
                <wp:positionV relativeFrom="paragraph">
                  <wp:posOffset>12065</wp:posOffset>
                </wp:positionV>
                <wp:extent cx="360045" cy="419100"/>
                <wp:effectExtent l="0" t="0" r="20955" b="19050"/>
                <wp:wrapNone/>
                <wp:docPr id="23" name="Đường nối Thẳng 91"/>
                <wp:cNvGraphicFramePr/>
                <a:graphic xmlns:a="http://schemas.openxmlformats.org/drawingml/2006/main">
                  <a:graphicData uri="http://schemas.microsoft.com/office/word/2010/wordprocessingShape">
                    <wps:wsp>
                      <wps:cNvCnPr/>
                      <wps:spPr>
                        <a:xfrm>
                          <a:off x="0" y="0"/>
                          <a:ext cx="36004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DC468" id="Đường nối Thẳng 91"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15pt,.95pt" to="211.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" strokecolor="#4472c4 [3204]"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05344" behindDoc="0" locked="0" layoutInCell="1" allowOverlap="1" wp14:anchorId="0DFEF43B" wp14:editId="4862987A">
                <wp:simplePos x="0" y="0"/>
                <wp:positionH relativeFrom="column">
                  <wp:posOffset>1543050</wp:posOffset>
                </wp:positionH>
                <wp:positionV relativeFrom="paragraph">
                  <wp:posOffset>12064</wp:posOffset>
                </wp:positionV>
                <wp:extent cx="0" cy="904875"/>
                <wp:effectExtent l="0" t="0" r="38100" b="9525"/>
                <wp:wrapNone/>
                <wp:docPr id="22" name="Đường nối Thẳng 91"/>
                <wp:cNvGraphicFramePr/>
                <a:graphic xmlns:a="http://schemas.openxmlformats.org/drawingml/2006/main">
                  <a:graphicData uri="http://schemas.microsoft.com/office/word/2010/wordprocessingShape">
                    <wps:wsp>
                      <wps:cNvCnPr/>
                      <wps:spPr>
                        <a:xfrm flipV="1">
                          <a:off x="0" y="0"/>
                          <a:ext cx="0" cy="904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3BDA0" id="Đường nối Thẳng 91"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95pt" to="121.5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" strokecolor="#4472c4 [3204]"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99200" behindDoc="0" locked="0" layoutInCell="1" allowOverlap="1" wp14:anchorId="2C1A00FD" wp14:editId="64599615">
                <wp:simplePos x="0" y="0"/>
                <wp:positionH relativeFrom="column">
                  <wp:posOffset>400050</wp:posOffset>
                </wp:positionH>
                <wp:positionV relativeFrom="paragraph">
                  <wp:posOffset>40640</wp:posOffset>
                </wp:positionV>
                <wp:extent cx="628650" cy="466725"/>
                <wp:effectExtent l="0" t="0" r="19050" b="28575"/>
                <wp:wrapNone/>
                <wp:docPr id="17" name="Đường nối Thẳng 91"/>
                <wp:cNvGraphicFramePr/>
                <a:graphic xmlns:a="http://schemas.openxmlformats.org/drawingml/2006/main">
                  <a:graphicData uri="http://schemas.microsoft.com/office/word/2010/wordprocessingShape">
                    <wps:wsp>
                      <wps:cNvCnPr/>
                      <wps:spPr>
                        <a:xfrm flipV="1">
                          <a:off x="0" y="0"/>
                          <a:ext cx="628650"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37007" id="Đường nối Thẳng 91"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3.2pt" to="81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" strokecolor="#4472c4 [3204]" strokeweight=".5pt">
                <v:stroke joinstyle="miter"/>
              </v:line>
            </w:pict>
          </mc:Fallback>
        </mc:AlternateContent>
      </w:r>
    </w:p>
    <w:p w14:paraId="0EDEAD5F" w14:textId="26403B0B" w:rsidR="007A2C7F" w:rsidRDefault="007A2C7F"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97152" behindDoc="0" locked="0" layoutInCell="1" allowOverlap="1" wp14:anchorId="769763BF" wp14:editId="08FC6BAE">
                <wp:simplePos x="0" y="0"/>
                <wp:positionH relativeFrom="margin">
                  <wp:posOffset>-342900</wp:posOffset>
                </wp:positionH>
                <wp:positionV relativeFrom="paragraph">
                  <wp:posOffset>143510</wp:posOffset>
                </wp:positionV>
                <wp:extent cx="1047750" cy="447675"/>
                <wp:effectExtent l="0" t="0" r="19050" b="28575"/>
                <wp:wrapNone/>
                <wp:docPr id="16" name="Hình Bầu dục 86"/>
                <wp:cNvGraphicFramePr/>
                <a:graphic xmlns:a="http://schemas.openxmlformats.org/drawingml/2006/main">
                  <a:graphicData uri="http://schemas.microsoft.com/office/word/2010/wordprocessingShape">
                    <wps:wsp>
                      <wps:cNvSpPr/>
                      <wps:spPr>
                        <a:xfrm>
                          <a:off x="0" y="0"/>
                          <a:ext cx="104775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60DFF7" w14:textId="37224E80" w:rsidR="001F4FE9" w:rsidRDefault="001F4FE9" w:rsidP="007A2C7F">
                            <w:r>
                              <w:t>Loại cây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763BF" id="_x0000_s1038" style="position:absolute;margin-left:-27pt;margin-top:11.3pt;width:82.5pt;height:3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" fillcolor="#4472c4 [3204]" strokecolor="#1f3763 [1604]" strokeweight="1pt">
                <v:stroke joinstyle="miter"/>
                <v:textbox>
                  <w:txbxContent>
                    <w:p w14:paraId="3D60DFF7" w14:textId="37224E80" w:rsidR="001F4FE9" w:rsidRDefault="001F4FE9" w:rsidP="007A2C7F">
                      <w:r>
                        <w:t>Loại cây</w:t>
                      </w:r>
                    </w:p>
                  </w:txbxContent>
                </v:textbox>
                <w10:wrap anchorx="margin"/>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703296" behindDoc="0" locked="0" layoutInCell="1" allowOverlap="1" wp14:anchorId="2793D0CE" wp14:editId="2A91D1A9">
                <wp:simplePos x="0" y="0"/>
                <wp:positionH relativeFrom="margin">
                  <wp:posOffset>2362200</wp:posOffset>
                </wp:positionH>
                <wp:positionV relativeFrom="paragraph">
                  <wp:posOffset>95885</wp:posOffset>
                </wp:positionV>
                <wp:extent cx="1181100" cy="447675"/>
                <wp:effectExtent l="0" t="0" r="19050" b="28575"/>
                <wp:wrapNone/>
                <wp:docPr id="20" name="Hình Bầu dục 86"/>
                <wp:cNvGraphicFramePr/>
                <a:graphic xmlns:a="http://schemas.openxmlformats.org/drawingml/2006/main">
                  <a:graphicData uri="http://schemas.microsoft.com/office/word/2010/wordprocessingShape">
                    <wps:wsp>
                      <wps:cNvSpPr/>
                      <wps:spPr>
                        <a:xfrm>
                          <a:off x="0" y="0"/>
                          <a:ext cx="11811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77F0E" w14:textId="790324BE" w:rsidR="001F4FE9" w:rsidRDefault="001F4FE9" w:rsidP="007A2C7F">
                            <w:r>
                              <w:t>Tình trạng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93D0CE" id="_x0000_s1039" style="position:absolute;margin-left:186pt;margin-top:7.55pt;width:93pt;height:35.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" fillcolor="#4472c4 [3204]" strokecolor="#1f3763 [1604]" strokeweight="1pt">
                <v:stroke joinstyle="miter"/>
                <v:textbox>
                  <w:txbxContent>
                    <w:p w14:paraId="25577F0E" w14:textId="790324BE" w:rsidR="001F4FE9" w:rsidRDefault="001F4FE9" w:rsidP="007A2C7F">
                      <w:r>
                        <w:t>Tình trạng</w:t>
                      </w:r>
                    </w:p>
                  </w:txbxContent>
                </v:textbox>
                <w10:wrap anchorx="margin"/>
              </v:oval>
            </w:pict>
          </mc:Fallback>
        </mc:AlternateContent>
      </w:r>
    </w:p>
    <w:p w14:paraId="19520018" w14:textId="1C4C37F4" w:rsidR="007A2C7F" w:rsidRDefault="007A2C7F" w:rsidP="00B107BE">
      <w:pPr>
        <w:rPr>
          <w:rFonts w:ascii="Times New Roman" w:hAnsi="Times New Roman" w:cs="Times New Roman"/>
          <w:sz w:val="26"/>
          <w:szCs w:val="26"/>
        </w:rPr>
      </w:pPr>
    </w:p>
    <w:p w14:paraId="472B4604" w14:textId="190014A2" w:rsidR="007A2C7F" w:rsidRDefault="007A2C7F"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701248" behindDoc="0" locked="0" layoutInCell="1" allowOverlap="1" wp14:anchorId="0E493C15" wp14:editId="3399E8A3">
                <wp:simplePos x="0" y="0"/>
                <wp:positionH relativeFrom="margin">
                  <wp:posOffset>1076325</wp:posOffset>
                </wp:positionH>
                <wp:positionV relativeFrom="paragraph">
                  <wp:posOffset>7620</wp:posOffset>
                </wp:positionV>
                <wp:extent cx="914400" cy="447675"/>
                <wp:effectExtent l="0" t="0" r="19050" b="28575"/>
                <wp:wrapNone/>
                <wp:docPr id="19" name="Hình Bầu dục 86"/>
                <wp:cNvGraphicFramePr/>
                <a:graphic xmlns:a="http://schemas.openxmlformats.org/drawingml/2006/main">
                  <a:graphicData uri="http://schemas.microsoft.com/office/word/2010/wordprocessingShape">
                    <wps:wsp>
                      <wps:cNvSpPr/>
                      <wps:spPr>
                        <a:xfrm>
                          <a:off x="0" y="0"/>
                          <a:ext cx="9144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D25301" w14:textId="29FA2DEC" w:rsidR="001F4FE9" w:rsidRDefault="001F4FE9" w:rsidP="007A2C7F">
                            <w:pPr>
                              <w:jc w:val="center"/>
                            </w:pPr>
                            <w:r>
                              <w:t>Vị trí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93C15" id="_x0000_s1040" style="position:absolute;margin-left:84.75pt;margin-top:.6pt;width:1in;height:35.2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" fillcolor="#4472c4 [3204]" strokecolor="#1f3763 [1604]" strokeweight="1pt">
                <v:stroke joinstyle="miter"/>
                <v:textbox>
                  <w:txbxContent>
                    <w:p w14:paraId="68D25301" w14:textId="29FA2DEC" w:rsidR="001F4FE9" w:rsidRDefault="001F4FE9" w:rsidP="007A2C7F">
                      <w:pPr>
                        <w:jc w:val="center"/>
                      </w:pPr>
                      <w:r>
                        <w:t>Vị trí</w:t>
                      </w:r>
                    </w:p>
                  </w:txbxContent>
                </v:textbox>
                <w10:wrap anchorx="margin"/>
              </v:oval>
            </w:pict>
          </mc:Fallback>
        </mc:AlternateContent>
      </w:r>
    </w:p>
    <w:p w14:paraId="6C92BB78" w14:textId="7F78B28F" w:rsidR="007A2C7F" w:rsidRDefault="007A2C7F" w:rsidP="00B107BE">
      <w:pPr>
        <w:rPr>
          <w:rFonts w:ascii="Times New Roman" w:hAnsi="Times New Roman" w:cs="Times New Roman"/>
          <w:sz w:val="26"/>
          <w:szCs w:val="26"/>
        </w:rPr>
      </w:pPr>
    </w:p>
    <w:p w14:paraId="1C6C72F6" w14:textId="60A12D68" w:rsidR="007A2C7F" w:rsidRDefault="007A2C7F" w:rsidP="00B107BE">
      <w:pPr>
        <w:rPr>
          <w:rFonts w:ascii="Times New Roman" w:hAnsi="Times New Roman" w:cs="Times New Roman"/>
          <w:sz w:val="26"/>
          <w:szCs w:val="26"/>
        </w:rPr>
      </w:pPr>
    </w:p>
    <w:p w14:paraId="31331BB2" w14:textId="77777777" w:rsidR="00F02A13" w:rsidRDefault="00F02A13" w:rsidP="00B107BE">
      <w:pPr>
        <w:rPr>
          <w:rFonts w:ascii="Times New Roman" w:hAnsi="Times New Roman" w:cs="Times New Roman"/>
          <w:sz w:val="26"/>
          <w:szCs w:val="26"/>
        </w:rPr>
      </w:pPr>
    </w:p>
    <w:p w14:paraId="551C024E" w14:textId="77777777" w:rsidR="00F02A13" w:rsidRDefault="00F02A13" w:rsidP="00B107BE">
      <w:pPr>
        <w:rPr>
          <w:rFonts w:ascii="Times New Roman" w:hAnsi="Times New Roman" w:cs="Times New Roman"/>
          <w:sz w:val="26"/>
          <w:szCs w:val="26"/>
        </w:rPr>
      </w:pPr>
    </w:p>
    <w:p w14:paraId="4CC900A2" w14:textId="77777777" w:rsidR="00F02A13" w:rsidRDefault="00F02A13" w:rsidP="00B107BE">
      <w:pPr>
        <w:rPr>
          <w:rFonts w:ascii="Times New Roman" w:hAnsi="Times New Roman" w:cs="Times New Roman"/>
          <w:sz w:val="26"/>
          <w:szCs w:val="26"/>
        </w:rPr>
      </w:pPr>
    </w:p>
    <w:p w14:paraId="28D05C80" w14:textId="77777777" w:rsidR="00F02A13" w:rsidRDefault="00F02A13" w:rsidP="00B107BE">
      <w:pPr>
        <w:rPr>
          <w:rFonts w:ascii="Times New Roman" w:hAnsi="Times New Roman" w:cs="Times New Roman"/>
          <w:sz w:val="26"/>
          <w:szCs w:val="26"/>
        </w:rPr>
      </w:pPr>
    </w:p>
    <w:p w14:paraId="38FE2FF6" w14:textId="77777777" w:rsidR="00F02A13" w:rsidRDefault="00F02A13" w:rsidP="00B107BE">
      <w:pPr>
        <w:rPr>
          <w:rFonts w:ascii="Times New Roman" w:hAnsi="Times New Roman" w:cs="Times New Roman"/>
          <w:sz w:val="26"/>
          <w:szCs w:val="26"/>
        </w:rPr>
      </w:pPr>
    </w:p>
    <w:p w14:paraId="32676E77" w14:textId="77777777" w:rsidR="00F02A13" w:rsidRDefault="00F02A13" w:rsidP="00B107BE">
      <w:pPr>
        <w:rPr>
          <w:rFonts w:ascii="Times New Roman" w:hAnsi="Times New Roman" w:cs="Times New Roman"/>
          <w:sz w:val="26"/>
          <w:szCs w:val="26"/>
        </w:rPr>
      </w:pPr>
    </w:p>
    <w:p w14:paraId="2257CA45" w14:textId="21F440D2" w:rsidR="00A622F3" w:rsidRDefault="00A622F3" w:rsidP="00B107BE">
      <w:pPr>
        <w:rPr>
          <w:rFonts w:ascii="Times New Roman" w:hAnsi="Times New Roman" w:cs="Times New Roman"/>
          <w:sz w:val="26"/>
          <w:szCs w:val="26"/>
        </w:rPr>
      </w:pPr>
      <w:r>
        <w:rPr>
          <w:rFonts w:ascii="Times New Roman" w:hAnsi="Times New Roman" w:cs="Times New Roman"/>
          <w:sz w:val="26"/>
          <w:szCs w:val="26"/>
        </w:rPr>
        <w:t xml:space="preserve"> Lập phiếu mua vật tư:</w:t>
      </w:r>
    </w:p>
    <w:p w14:paraId="071DFE77" w14:textId="77777777" w:rsidR="00A622F3" w:rsidRDefault="00A622F3" w:rsidP="00B107BE">
      <w:pPr>
        <w:rPr>
          <w:rFonts w:ascii="Times New Roman" w:hAnsi="Times New Roman" w:cs="Times New Roman"/>
          <w:sz w:val="26"/>
          <w:szCs w:val="26"/>
        </w:rPr>
      </w:pPr>
    </w:p>
    <w:p w14:paraId="4A1E6F45" w14:textId="785A9C3C" w:rsidR="00A622F3" w:rsidRDefault="00A622F3" w:rsidP="00A622F3">
      <w:pPr>
        <w:spacing w:after="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0160" behindDoc="0" locked="0" layoutInCell="1" allowOverlap="1" wp14:anchorId="10B5ADBF" wp14:editId="134CEB8B">
                <wp:simplePos x="0" y="0"/>
                <wp:positionH relativeFrom="column">
                  <wp:posOffset>5534025</wp:posOffset>
                </wp:positionH>
                <wp:positionV relativeFrom="paragraph">
                  <wp:posOffset>23495</wp:posOffset>
                </wp:positionV>
                <wp:extent cx="952500" cy="692150"/>
                <wp:effectExtent l="0" t="0" r="19050" b="12700"/>
                <wp:wrapNone/>
                <wp:docPr id="39" name="Hình Bầu dục 150"/>
                <wp:cNvGraphicFramePr/>
                <a:graphic xmlns:a="http://schemas.openxmlformats.org/drawingml/2006/main">
                  <a:graphicData uri="http://schemas.microsoft.com/office/word/2010/wordprocessingShape">
                    <wps:wsp>
                      <wps:cNvSpPr/>
                      <wps:spPr>
                        <a:xfrm>
                          <a:off x="0" y="0"/>
                          <a:ext cx="952500" cy="692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D98024" w14:textId="55DB8E4F" w:rsidR="001F4FE9" w:rsidRDefault="001F4FE9" w:rsidP="00A622F3">
                            <w:pPr>
                              <w:jc w:val="center"/>
                            </w:pPr>
                            <w:r>
                              <w:t>Ngày 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B5ADBF" id="Hình Bầu dục 150" o:spid="_x0000_s1041" style="position:absolute;margin-left:435.75pt;margin-top:1.85pt;width:75pt;height:5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" fillcolor="#4472c4 [3204]" strokecolor="#1f3763 [1604]" strokeweight="1pt">
                <v:stroke joinstyle="miter"/>
                <v:textbox>
                  <w:txbxContent>
                    <w:p w14:paraId="54D98024" w14:textId="55DB8E4F" w:rsidR="001F4FE9" w:rsidRDefault="001F4FE9" w:rsidP="00A622F3">
                      <w:pPr>
                        <w:jc w:val="center"/>
                      </w:pPr>
                      <w:r>
                        <w:t>Ngày mua</w:t>
                      </w:r>
                    </w:p>
                  </w:txbxContent>
                </v:textbox>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2512" behindDoc="0" locked="0" layoutInCell="1" allowOverlap="1" wp14:anchorId="14466341" wp14:editId="03D616F3">
                <wp:simplePos x="0" y="0"/>
                <wp:positionH relativeFrom="margin">
                  <wp:align>left</wp:align>
                </wp:positionH>
                <wp:positionV relativeFrom="paragraph">
                  <wp:posOffset>10795</wp:posOffset>
                </wp:positionV>
                <wp:extent cx="876300" cy="685800"/>
                <wp:effectExtent l="0" t="0" r="19050" b="19050"/>
                <wp:wrapNone/>
                <wp:docPr id="26" name="Hình Bầu dục 11"/>
                <wp:cNvGraphicFramePr/>
                <a:graphic xmlns:a="http://schemas.openxmlformats.org/drawingml/2006/main">
                  <a:graphicData uri="http://schemas.microsoft.com/office/word/2010/wordprocessingShape">
                    <wps:wsp>
                      <wps:cNvSpPr/>
                      <wps:spPr>
                        <a:xfrm>
                          <a:off x="0" y="0"/>
                          <a:ext cx="876300"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A5F1E" w14:textId="74EDC077" w:rsidR="001F4FE9" w:rsidRDefault="001F4FE9" w:rsidP="00A622F3">
                            <w:pPr>
                              <w:jc w:val="center"/>
                            </w:pPr>
                            <w:r>
                              <w:t>Tên vật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466341" id="Hình Bầu dục 11" o:spid="_x0000_s1042" style="position:absolute;margin-left:0;margin-top:.85pt;width:69pt;height:54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" fillcolor="#4472c4 [3204]" strokecolor="#1f3763 [1604]" strokeweight="1pt">
                <v:stroke joinstyle="miter"/>
                <v:textbox>
                  <w:txbxContent>
                    <w:p w14:paraId="4E5A5F1E" w14:textId="74EDC077" w:rsidR="001F4FE9" w:rsidRDefault="001F4FE9" w:rsidP="00A622F3">
                      <w:pPr>
                        <w:jc w:val="center"/>
                      </w:pPr>
                      <w:r>
                        <w:t>Tên vật tư</w:t>
                      </w:r>
                    </w:p>
                  </w:txbxContent>
                </v:textbox>
                <w10:wrap anchorx="margin"/>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0E20A20D" wp14:editId="14F5975B">
                <wp:simplePos x="0" y="0"/>
                <wp:positionH relativeFrom="column">
                  <wp:posOffset>4032250</wp:posOffset>
                </wp:positionH>
                <wp:positionV relativeFrom="paragraph">
                  <wp:posOffset>8890</wp:posOffset>
                </wp:positionV>
                <wp:extent cx="952500" cy="692150"/>
                <wp:effectExtent l="0" t="0" r="19050" b="12700"/>
                <wp:wrapNone/>
                <wp:docPr id="150" name="Hình Bầu dục 150"/>
                <wp:cNvGraphicFramePr/>
                <a:graphic xmlns:a="http://schemas.openxmlformats.org/drawingml/2006/main">
                  <a:graphicData uri="http://schemas.microsoft.com/office/word/2010/wordprocessingShape">
                    <wps:wsp>
                      <wps:cNvSpPr/>
                      <wps:spPr>
                        <a:xfrm>
                          <a:off x="0" y="0"/>
                          <a:ext cx="952500" cy="692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DE6E6A" w14:textId="5E5082AF" w:rsidR="001F4FE9" w:rsidRDefault="001F4FE9" w:rsidP="00A622F3">
                            <w:pPr>
                              <w:jc w:val="center"/>
                            </w:pPr>
                            <w: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20A20D" id="_x0000_s1043" style="position:absolute;margin-left:317.5pt;margin-top:.7pt;width:75pt;height:5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" fillcolor="#4472c4 [3204]" strokecolor="#1f3763 [1604]" strokeweight="1pt">
                <v:stroke joinstyle="miter"/>
                <v:textbox>
                  <w:txbxContent>
                    <w:p w14:paraId="07DE6E6A" w14:textId="5E5082AF" w:rsidR="001F4FE9" w:rsidRDefault="001F4FE9" w:rsidP="00A622F3">
                      <w:pPr>
                        <w:jc w:val="center"/>
                      </w:pPr>
                      <w:r>
                        <w:t>Số lượng</w:t>
                      </w:r>
                    </w:p>
                  </w:txbxContent>
                </v:textbox>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2CBC2E3D" wp14:editId="239F1D18">
                <wp:simplePos x="0" y="0"/>
                <wp:positionH relativeFrom="column">
                  <wp:posOffset>2082800</wp:posOffset>
                </wp:positionH>
                <wp:positionV relativeFrom="paragraph">
                  <wp:posOffset>9525</wp:posOffset>
                </wp:positionV>
                <wp:extent cx="781050" cy="628650"/>
                <wp:effectExtent l="0" t="0" r="19050" b="19050"/>
                <wp:wrapNone/>
                <wp:docPr id="25" name="Hình Bầu dục 12"/>
                <wp:cNvGraphicFramePr/>
                <a:graphic xmlns:a="http://schemas.openxmlformats.org/drawingml/2006/main">
                  <a:graphicData uri="http://schemas.microsoft.com/office/word/2010/wordprocessingShape">
                    <wps:wsp>
                      <wps:cNvSpPr/>
                      <wps:spPr>
                        <a:xfrm>
                          <a:off x="0" y="0"/>
                          <a:ext cx="78105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DD6517" w14:textId="68AE85AA" w:rsidR="001F4FE9" w:rsidRDefault="001F4FE9" w:rsidP="00A622F3">
                            <w:r>
                              <w:t>ID Vật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BC2E3D" id="Hình Bầu dục 12" o:spid="_x0000_s1044" style="position:absolute;margin-left:164pt;margin-top:.75pt;width:61.5pt;height:49.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" fillcolor="#4472c4 [3204]" strokecolor="#1f3763 [1604]" strokeweight="1pt">
                <v:stroke joinstyle="miter"/>
                <v:textbox>
                  <w:txbxContent>
                    <w:p w14:paraId="2ADD6517" w14:textId="68AE85AA" w:rsidR="001F4FE9" w:rsidRDefault="001F4FE9" w:rsidP="00A622F3">
                      <w:r>
                        <w:t>ID Vật tư</w:t>
                      </w:r>
                    </w:p>
                  </w:txbxContent>
                </v:textbox>
              </v:oval>
            </w:pict>
          </mc:Fallback>
        </mc:AlternateContent>
      </w:r>
      <w:r>
        <w:rPr>
          <w:rFonts w:ascii="Times New Roman" w:hAnsi="Times New Roman" w:cs="Times New Roman"/>
          <w:sz w:val="26"/>
          <w:szCs w:val="26"/>
        </w:rPr>
        <w:t xml:space="preserve">                                         </w:t>
      </w:r>
    </w:p>
    <w:p w14:paraId="0C9F7CB8" w14:textId="78FC0BB8" w:rsidR="00A622F3" w:rsidRDefault="00A622F3" w:rsidP="00A622F3">
      <w:pPr>
        <w:spacing w:after="0"/>
        <w:rPr>
          <w:rFonts w:ascii="Times New Roman" w:hAnsi="Times New Roman" w:cs="Times New Roman"/>
          <w:sz w:val="26"/>
          <w:szCs w:val="26"/>
        </w:rPr>
      </w:pPr>
    </w:p>
    <w:p w14:paraId="5D80505F" w14:textId="11DE11A0" w:rsidR="00A622F3" w:rsidRDefault="00A622F3" w:rsidP="00A622F3">
      <w:pPr>
        <w:spacing w:after="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07E1DA50" wp14:editId="0C3D73B3">
                <wp:simplePos x="0" y="0"/>
                <wp:positionH relativeFrom="column">
                  <wp:posOffset>1606550</wp:posOffset>
                </wp:positionH>
                <wp:positionV relativeFrom="paragraph">
                  <wp:posOffset>121920</wp:posOffset>
                </wp:positionV>
                <wp:extent cx="647700" cy="390525"/>
                <wp:effectExtent l="0" t="0" r="19050" b="28575"/>
                <wp:wrapNone/>
                <wp:docPr id="27" name="Đường nối Thẳng 14"/>
                <wp:cNvGraphicFramePr/>
                <a:graphic xmlns:a="http://schemas.openxmlformats.org/drawingml/2006/main">
                  <a:graphicData uri="http://schemas.microsoft.com/office/word/2010/wordprocessingShape">
                    <wps:wsp>
                      <wps:cNvCnPr/>
                      <wps:spPr>
                        <a:xfrm flipH="1">
                          <a:off x="0" y="0"/>
                          <a:ext cx="64770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73A61F" id="Đường nối Thẳng 14"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126.5pt,9.6pt" to="177.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" strokecolor="#4472c4 [3204]" strokeweight=".5pt">
                <v:stroke joinstyle="miter"/>
              </v:line>
            </w:pict>
          </mc:Fallback>
        </mc:AlternateContent>
      </w:r>
      <w:r>
        <w:rPr>
          <w:rFonts w:ascii="Times New Roman" w:hAnsi="Times New Roman" w:cs="Times New Roman"/>
          <w:sz w:val="26"/>
          <w:szCs w:val="26"/>
        </w:rPr>
        <w:t xml:space="preserve"> </w:t>
      </w:r>
    </w:p>
    <w:p w14:paraId="1E9828D3" w14:textId="0F56D5E2" w:rsidR="00A622F3" w:rsidRPr="00CB3BF4" w:rsidRDefault="00A622F3" w:rsidP="00A622F3">
      <w:pPr>
        <w:spacing w:after="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2208" behindDoc="0" locked="0" layoutInCell="1" allowOverlap="1" wp14:anchorId="6F99AE15" wp14:editId="3C5CB1A3">
                <wp:simplePos x="0" y="0"/>
                <wp:positionH relativeFrom="column">
                  <wp:posOffset>5229224</wp:posOffset>
                </wp:positionH>
                <wp:positionV relativeFrom="paragraph">
                  <wp:posOffset>12700</wp:posOffset>
                </wp:positionV>
                <wp:extent cx="428625" cy="304800"/>
                <wp:effectExtent l="0" t="0" r="28575" b="19050"/>
                <wp:wrapNone/>
                <wp:docPr id="40" name="Đường nối Thẳng 14"/>
                <wp:cNvGraphicFramePr/>
                <a:graphic xmlns:a="http://schemas.openxmlformats.org/drawingml/2006/main">
                  <a:graphicData uri="http://schemas.microsoft.com/office/word/2010/wordprocessingShape">
                    <wps:wsp>
                      <wps:cNvCnPr/>
                      <wps:spPr>
                        <a:xfrm flipH="1">
                          <a:off x="0" y="0"/>
                          <a:ext cx="42862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F862A8" id="Đường nối Thẳng 14"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75pt,1pt" to="44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" strokecolor="#4472c4 [3204]"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8656" behindDoc="0" locked="0" layoutInCell="1" allowOverlap="1" wp14:anchorId="331207B3" wp14:editId="55BE3611">
                <wp:simplePos x="0" y="0"/>
                <wp:positionH relativeFrom="column">
                  <wp:posOffset>4533900</wp:posOffset>
                </wp:positionH>
                <wp:positionV relativeFrom="paragraph">
                  <wp:posOffset>92710</wp:posOffset>
                </wp:positionV>
                <wp:extent cx="6350" cy="247650"/>
                <wp:effectExtent l="0" t="0" r="31750" b="19050"/>
                <wp:wrapNone/>
                <wp:docPr id="151" name="Đường nối Thẳng 151"/>
                <wp:cNvGraphicFramePr/>
                <a:graphic xmlns:a="http://schemas.openxmlformats.org/drawingml/2006/main">
                  <a:graphicData uri="http://schemas.microsoft.com/office/word/2010/wordprocessingShape">
                    <wps:wsp>
                      <wps:cNvCnPr/>
                      <wps:spPr>
                        <a:xfrm flipH="1">
                          <a:off x="0" y="0"/>
                          <a:ext cx="63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C9A4A8" id="Đường nối Thẳng 151"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357pt,7.3pt" to="357.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" strokecolor="#4472c4 [3204]"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14:anchorId="7D2D146C" wp14:editId="457562CD">
                <wp:simplePos x="0" y="0"/>
                <wp:positionH relativeFrom="column">
                  <wp:posOffset>371475</wp:posOffset>
                </wp:positionH>
                <wp:positionV relativeFrom="paragraph">
                  <wp:posOffset>1905</wp:posOffset>
                </wp:positionV>
                <wp:extent cx="561975" cy="390525"/>
                <wp:effectExtent l="0" t="0" r="28575" b="28575"/>
                <wp:wrapNone/>
                <wp:docPr id="28" name="Đường nối Thẳng 13"/>
                <wp:cNvGraphicFramePr/>
                <a:graphic xmlns:a="http://schemas.openxmlformats.org/drawingml/2006/main">
                  <a:graphicData uri="http://schemas.microsoft.com/office/word/2010/wordprocessingShape">
                    <wps:wsp>
                      <wps:cNvCnPr/>
                      <wps:spPr>
                        <a:xfrm>
                          <a:off x="0" y="0"/>
                          <a:ext cx="561975"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29D29" id="Đường nối Thẳng 1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9.25pt,.15pt" to="73.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" strokecolor="#4472c4 [3204]" strokeweight=".5pt">
                <v:stroke joinstyle="miter"/>
              </v:line>
            </w:pict>
          </mc:Fallback>
        </mc:AlternateContent>
      </w:r>
      <w:r>
        <w:rPr>
          <w:rFonts w:ascii="Times New Roman" w:hAnsi="Times New Roman" w:cs="Times New Roman"/>
          <w:sz w:val="26"/>
          <w:szCs w:val="26"/>
        </w:rPr>
        <w:t xml:space="preserve"> </w:t>
      </w:r>
    </w:p>
    <w:p w14:paraId="4E62F819" w14:textId="7C05A275" w:rsidR="00A622F3" w:rsidRPr="009B007D" w:rsidRDefault="00A622F3" w:rsidP="00A622F3">
      <w:pPr>
        <w:spacing w:after="0"/>
        <w:rPr>
          <w:rFonts w:ascii="Times New Roman" w:hAnsi="Times New Roman" w:cs="Times New Roman"/>
          <w:noProof/>
          <w:sz w:val="26"/>
          <w:szCs w:val="26"/>
        </w:rPr>
      </w:pPr>
      <w:r>
        <w:rPr>
          <w:noProof/>
        </w:rPr>
        <mc:AlternateContent>
          <mc:Choice Requires="wps">
            <w:drawing>
              <wp:anchor distT="0" distB="0" distL="114300" distR="114300" simplePos="0" relativeHeight="251716608" behindDoc="0" locked="0" layoutInCell="1" allowOverlap="1" wp14:anchorId="435C3E25" wp14:editId="7DC56424">
                <wp:simplePos x="0" y="0"/>
                <wp:positionH relativeFrom="column">
                  <wp:posOffset>3683000</wp:posOffset>
                </wp:positionH>
                <wp:positionV relativeFrom="paragraph">
                  <wp:posOffset>81915</wp:posOffset>
                </wp:positionV>
                <wp:extent cx="1543050" cy="431800"/>
                <wp:effectExtent l="0" t="0" r="19050" b="25400"/>
                <wp:wrapNone/>
                <wp:docPr id="149" name="Lưu đồ: Tiến trình 149"/>
                <wp:cNvGraphicFramePr/>
                <a:graphic xmlns:a="http://schemas.openxmlformats.org/drawingml/2006/main">
                  <a:graphicData uri="http://schemas.microsoft.com/office/word/2010/wordprocessingShape">
                    <wps:wsp>
                      <wps:cNvSpPr/>
                      <wps:spPr>
                        <a:xfrm>
                          <a:off x="0" y="0"/>
                          <a:ext cx="1543050" cy="431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1818F" w14:textId="18C35A72" w:rsidR="001F4FE9" w:rsidRDefault="001F4FE9" w:rsidP="00A622F3">
                            <w:pPr>
                              <w:jc w:val="center"/>
                            </w:pPr>
                            <w:r>
                              <w:t>Phiếu mua vật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C3E25" id="_x0000_t109" coordsize="21600,21600" o:spt="109" path="m,l,21600r21600,l21600,xe">
                <v:stroke joinstyle="miter"/>
                <v:path gradientshapeok="t" o:connecttype="rect"/>
              </v:shapetype>
              <v:shape id="Lưu đồ: Tiến trình 149" o:spid="_x0000_s1045" type="#_x0000_t109" style="position:absolute;margin-left:290pt;margin-top:6.45pt;width:121.5pt;height:3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" fillcolor="#4472c4 [3204]" strokecolor="#1f3763 [1604]" strokeweight="1pt">
                <v:textbox>
                  <w:txbxContent>
                    <w:p w14:paraId="2061818F" w14:textId="18C35A72" w:rsidR="001F4FE9" w:rsidRDefault="001F4FE9" w:rsidP="00A622F3">
                      <w:pPr>
                        <w:jc w:val="center"/>
                      </w:pPr>
                      <w:r>
                        <w:t>Phiếu mua vật tư</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B10D9A9" wp14:editId="007B296D">
                <wp:simplePos x="0" y="0"/>
                <wp:positionH relativeFrom="column">
                  <wp:posOffset>739775</wp:posOffset>
                </wp:positionH>
                <wp:positionV relativeFrom="paragraph">
                  <wp:posOffset>64135</wp:posOffset>
                </wp:positionV>
                <wp:extent cx="1104900" cy="438150"/>
                <wp:effectExtent l="0" t="0" r="19050" b="19050"/>
                <wp:wrapNone/>
                <wp:docPr id="29" name="Hình chữ nhật 8"/>
                <wp:cNvGraphicFramePr/>
                <a:graphic xmlns:a="http://schemas.openxmlformats.org/drawingml/2006/main">
                  <a:graphicData uri="http://schemas.microsoft.com/office/word/2010/wordprocessingShape">
                    <wps:wsp>
                      <wps:cNvSpPr/>
                      <wps:spPr>
                        <a:xfrm>
                          <a:off x="0" y="0"/>
                          <a:ext cx="1104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D4B7FD" w14:textId="56E41600" w:rsidR="001F4FE9" w:rsidRDefault="001F4FE9" w:rsidP="00A622F3">
                            <w:pPr>
                              <w:jc w:val="center"/>
                            </w:pPr>
                            <w:r>
                              <w:t>Vật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10D9A9" id="Hình chữ nhật 8" o:spid="_x0000_s1046" style="position:absolute;margin-left:58.25pt;margin-top:5.05pt;width:87pt;height:34.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" fillcolor="#4472c4 [3204]" strokecolor="#1f3763 [1604]" strokeweight="1pt">
                <v:textbox>
                  <w:txbxContent>
                    <w:p w14:paraId="33D4B7FD" w14:textId="56E41600" w:rsidR="001F4FE9" w:rsidRDefault="001F4FE9" w:rsidP="00A622F3">
                      <w:pPr>
                        <w:jc w:val="center"/>
                      </w:pPr>
                      <w:r>
                        <w:t>Vật tư</w:t>
                      </w:r>
                    </w:p>
                  </w:txbxContent>
                </v:textbox>
              </v:rect>
            </w:pict>
          </mc:Fallback>
        </mc:AlternateContent>
      </w:r>
      <w:r>
        <w:rPr>
          <w:rFonts w:ascii="Times New Roman" w:hAnsi="Times New Roman" w:cs="Times New Roman"/>
          <w:noProof/>
          <w:sz w:val="26"/>
          <w:szCs w:val="26"/>
        </w:rPr>
        <w:t xml:space="preserve">                                                                                        </w:t>
      </w:r>
    </w:p>
    <w:p w14:paraId="45D4C1EE" w14:textId="7F3662DA" w:rsidR="00A622F3" w:rsidRDefault="00A622F3" w:rsidP="00A622F3">
      <w:pPr>
        <w:spacing w:after="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4256" behindDoc="0" locked="0" layoutInCell="1" allowOverlap="1" wp14:anchorId="77FBD2AC" wp14:editId="2C97EE16">
                <wp:simplePos x="0" y="0"/>
                <wp:positionH relativeFrom="column">
                  <wp:posOffset>5229224</wp:posOffset>
                </wp:positionH>
                <wp:positionV relativeFrom="paragraph">
                  <wp:posOffset>130174</wp:posOffset>
                </wp:positionV>
                <wp:extent cx="676275" cy="168275"/>
                <wp:effectExtent l="0" t="0" r="28575" b="22225"/>
                <wp:wrapNone/>
                <wp:docPr id="41" name="Đường nối Thẳng 14"/>
                <wp:cNvGraphicFramePr/>
                <a:graphic xmlns:a="http://schemas.openxmlformats.org/drawingml/2006/main">
                  <a:graphicData uri="http://schemas.microsoft.com/office/word/2010/wordprocessingShape">
                    <wps:wsp>
                      <wps:cNvCnPr/>
                      <wps:spPr>
                        <a:xfrm flipH="1" flipV="1">
                          <a:off x="0" y="0"/>
                          <a:ext cx="676275" cy="168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E24A8" id="Đường nối Thẳng 14"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75pt,10.25pt" to="46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" strokecolor="#4472c4 [3204]"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38112" behindDoc="0" locked="0" layoutInCell="1" allowOverlap="1" wp14:anchorId="23BD1DE0" wp14:editId="69CD9837">
                <wp:simplePos x="0" y="0"/>
                <wp:positionH relativeFrom="page">
                  <wp:align>right</wp:align>
                </wp:positionH>
                <wp:positionV relativeFrom="paragraph">
                  <wp:posOffset>17780</wp:posOffset>
                </wp:positionV>
                <wp:extent cx="952500" cy="692150"/>
                <wp:effectExtent l="0" t="0" r="19050" b="12700"/>
                <wp:wrapNone/>
                <wp:docPr id="38" name="Hình Bầu dục 150"/>
                <wp:cNvGraphicFramePr/>
                <a:graphic xmlns:a="http://schemas.openxmlformats.org/drawingml/2006/main">
                  <a:graphicData uri="http://schemas.microsoft.com/office/word/2010/wordprocessingShape">
                    <wps:wsp>
                      <wps:cNvSpPr/>
                      <wps:spPr>
                        <a:xfrm>
                          <a:off x="0" y="0"/>
                          <a:ext cx="952500" cy="692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9E095" w14:textId="5D667CA0" w:rsidR="001F4FE9" w:rsidRDefault="001F4FE9" w:rsidP="00A622F3">
                            <w:pPr>
                              <w:jc w:val="center"/>
                            </w:pPr>
                            <w:r>
                              <w:t>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BD1DE0" id="_x0000_s1047" style="position:absolute;margin-left:23.8pt;margin-top:1.4pt;width:75pt;height:54.5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" fillcolor="#4472c4 [3204]" strokecolor="#1f3763 [1604]" strokeweight="1pt">
                <v:stroke joinstyle="miter"/>
                <v:textbox>
                  <w:txbxContent>
                    <w:p w14:paraId="03A9E095" w14:textId="5D667CA0" w:rsidR="001F4FE9" w:rsidRDefault="001F4FE9" w:rsidP="00A622F3">
                      <w:pPr>
                        <w:jc w:val="center"/>
                      </w:pPr>
                      <w:r>
                        <w:t>Địa chỉ</w:t>
                      </w:r>
                    </w:p>
                  </w:txbxContent>
                </v:textbox>
                <w10:wrap anchorx="page"/>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0FF0E5FC" wp14:editId="3FBA3E5F">
                <wp:simplePos x="0" y="0"/>
                <wp:positionH relativeFrom="column">
                  <wp:posOffset>1841500</wp:posOffset>
                </wp:positionH>
                <wp:positionV relativeFrom="paragraph">
                  <wp:posOffset>76835</wp:posOffset>
                </wp:positionV>
                <wp:extent cx="2139950" cy="50800"/>
                <wp:effectExtent l="0" t="0" r="31750" b="25400"/>
                <wp:wrapNone/>
                <wp:docPr id="152" name="Đường nối Thẳng 152"/>
                <wp:cNvGraphicFramePr/>
                <a:graphic xmlns:a="http://schemas.openxmlformats.org/drawingml/2006/main">
                  <a:graphicData uri="http://schemas.microsoft.com/office/word/2010/wordprocessingShape">
                    <wps:wsp>
                      <wps:cNvCnPr/>
                      <wps:spPr>
                        <a:xfrm>
                          <a:off x="0" y="0"/>
                          <a:ext cx="2139950" cy="5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EA406" id="Đường nối Thẳng 152"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45pt,6.05pt" to="313.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" strokecolor="#4472c4 [3204]" strokeweight=".5pt">
                <v:stroke joinstyle="miter"/>
              </v:line>
            </w:pict>
          </mc:Fallback>
        </mc:AlternateContent>
      </w:r>
    </w:p>
    <w:p w14:paraId="75BF4608" w14:textId="68E4A4C3" w:rsidR="007A2C7F" w:rsidRDefault="00A622F3" w:rsidP="00B107BE">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6064" behindDoc="0" locked="0" layoutInCell="1" allowOverlap="1" wp14:anchorId="1D8F6F64" wp14:editId="482FF14D">
                <wp:simplePos x="0" y="0"/>
                <wp:positionH relativeFrom="column">
                  <wp:posOffset>4705350</wp:posOffset>
                </wp:positionH>
                <wp:positionV relativeFrom="paragraph">
                  <wp:posOffset>102869</wp:posOffset>
                </wp:positionV>
                <wp:extent cx="371475" cy="638175"/>
                <wp:effectExtent l="0" t="0" r="28575" b="28575"/>
                <wp:wrapNone/>
                <wp:docPr id="37" name="Đường nối Thẳng 14"/>
                <wp:cNvGraphicFramePr/>
                <a:graphic xmlns:a="http://schemas.openxmlformats.org/drawingml/2006/main">
                  <a:graphicData uri="http://schemas.microsoft.com/office/word/2010/wordprocessingShape">
                    <wps:wsp>
                      <wps:cNvCnPr/>
                      <wps:spPr>
                        <a:xfrm>
                          <a:off x="0" y="0"/>
                          <a:ext cx="371475"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74298F" id="Đường nối Thẳng 1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5pt,8.1pt" to="399.75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" strokecolor="#4472c4 [3204]"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6CE3FD4E" wp14:editId="2290EEE8">
                <wp:simplePos x="0" y="0"/>
                <wp:positionH relativeFrom="column">
                  <wp:posOffset>3905250</wp:posOffset>
                </wp:positionH>
                <wp:positionV relativeFrom="paragraph">
                  <wp:posOffset>121920</wp:posOffset>
                </wp:positionV>
                <wp:extent cx="266700" cy="609600"/>
                <wp:effectExtent l="0" t="0" r="19050" b="19050"/>
                <wp:wrapNone/>
                <wp:docPr id="36" name="Đường nối Thẳng 14"/>
                <wp:cNvGraphicFramePr/>
                <a:graphic xmlns:a="http://schemas.openxmlformats.org/drawingml/2006/main">
                  <a:graphicData uri="http://schemas.microsoft.com/office/word/2010/wordprocessingShape">
                    <wps:wsp>
                      <wps:cNvCnPr/>
                      <wps:spPr>
                        <a:xfrm flipH="1">
                          <a:off x="0" y="0"/>
                          <a:ext cx="26670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78B1F" id="Đường nối Thẳng 14"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9.6pt" to="328.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" strokecolor="#4472c4 [3204]" strokeweight=".5pt">
                <v:stroke joinstyle="miter"/>
              </v:lin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27872" behindDoc="0" locked="0" layoutInCell="1" allowOverlap="1" wp14:anchorId="6E31A59A" wp14:editId="13259108">
                <wp:simplePos x="0" y="0"/>
                <wp:positionH relativeFrom="margin">
                  <wp:posOffset>581024</wp:posOffset>
                </wp:positionH>
                <wp:positionV relativeFrom="paragraph">
                  <wp:posOffset>102870</wp:posOffset>
                </wp:positionV>
                <wp:extent cx="676275" cy="552450"/>
                <wp:effectExtent l="0" t="0" r="28575" b="19050"/>
                <wp:wrapNone/>
                <wp:docPr id="33" name="Đường nối Thẳng 13"/>
                <wp:cNvGraphicFramePr/>
                <a:graphic xmlns:a="http://schemas.openxmlformats.org/drawingml/2006/main">
                  <a:graphicData uri="http://schemas.microsoft.com/office/word/2010/wordprocessingShape">
                    <wps:wsp>
                      <wps:cNvCnPr/>
                      <wps:spPr>
                        <a:xfrm flipV="1">
                          <a:off x="0" y="0"/>
                          <a:ext cx="676275" cy="552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5809A" id="Đường nối Thẳng 13" o:spid="_x0000_s1026" style="position:absolute;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75pt,8.1pt" to="9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" strokecolor="#4472c4 [3204]" strokeweight=".5pt">
                <v:stroke joinstyle="miter"/>
                <w10:wrap anchorx="margin"/>
              </v:line>
            </w:pict>
          </mc:Fallback>
        </mc:AlternateContent>
      </w:r>
    </w:p>
    <w:p w14:paraId="7C9AC192" w14:textId="547E8130" w:rsidR="007A2C7F" w:rsidRDefault="00A622F3" w:rsidP="00B107BE">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5824" behindDoc="0" locked="0" layoutInCell="1" allowOverlap="1" wp14:anchorId="1977FE1B" wp14:editId="068B4ED7">
                <wp:simplePos x="0" y="0"/>
                <wp:positionH relativeFrom="column">
                  <wp:posOffset>-9525</wp:posOffset>
                </wp:positionH>
                <wp:positionV relativeFrom="paragraph">
                  <wp:posOffset>53340</wp:posOffset>
                </wp:positionV>
                <wp:extent cx="895350" cy="628650"/>
                <wp:effectExtent l="0" t="0" r="19050" b="19050"/>
                <wp:wrapNone/>
                <wp:docPr id="32" name="Hình Bầu dục 12"/>
                <wp:cNvGraphicFramePr/>
                <a:graphic xmlns:a="http://schemas.openxmlformats.org/drawingml/2006/main">
                  <a:graphicData uri="http://schemas.microsoft.com/office/word/2010/wordprocessingShape">
                    <wps:wsp>
                      <wps:cNvSpPr/>
                      <wps:spPr>
                        <a:xfrm>
                          <a:off x="0" y="0"/>
                          <a:ext cx="895350" cy="628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8F51AE" w14:textId="6CD602CE" w:rsidR="001F4FE9" w:rsidRDefault="001F4FE9" w:rsidP="00A622F3">
                            <w:r>
                              <w:t>Đơn vị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77FE1B" id="_x0000_s1048" style="position:absolute;margin-left:-.75pt;margin-top:4.2pt;width:70.5pt;height:49.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" fillcolor="#4472c4 [3204]" strokecolor="#1f3763 [1604]" strokeweight="1pt">
                <v:stroke joinstyle="miter"/>
                <v:textbox>
                  <w:txbxContent>
                    <w:p w14:paraId="418F51AE" w14:textId="6CD602CE" w:rsidR="001F4FE9" w:rsidRDefault="001F4FE9" w:rsidP="00A622F3">
                      <w:r>
                        <w:t>Đơn vị</w:t>
                      </w:r>
                    </w:p>
                  </w:txbxContent>
                </v:textbox>
              </v:oval>
            </w:pict>
          </mc:Fallback>
        </mc:AlternateContent>
      </w:r>
    </w:p>
    <w:p w14:paraId="72814F3A" w14:textId="13775B9B" w:rsidR="00A622F3" w:rsidRDefault="00A622F3" w:rsidP="00B107BE">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10F3F76B" wp14:editId="76173A23">
                <wp:simplePos x="0" y="0"/>
                <wp:positionH relativeFrom="column">
                  <wp:posOffset>4905375</wp:posOffset>
                </wp:positionH>
                <wp:positionV relativeFrom="paragraph">
                  <wp:posOffset>12700</wp:posOffset>
                </wp:positionV>
                <wp:extent cx="952500" cy="692150"/>
                <wp:effectExtent l="0" t="0" r="19050" b="12700"/>
                <wp:wrapNone/>
                <wp:docPr id="35" name="Hình Bầu dục 150"/>
                <wp:cNvGraphicFramePr/>
                <a:graphic xmlns:a="http://schemas.openxmlformats.org/drawingml/2006/main">
                  <a:graphicData uri="http://schemas.microsoft.com/office/word/2010/wordprocessingShape">
                    <wps:wsp>
                      <wps:cNvSpPr/>
                      <wps:spPr>
                        <a:xfrm>
                          <a:off x="0" y="0"/>
                          <a:ext cx="952500" cy="692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3EC06F" w14:textId="62647CCF" w:rsidR="001F4FE9" w:rsidRDefault="001F4FE9" w:rsidP="00A622F3">
                            <w:pPr>
                              <w:jc w:val="center"/>
                            </w:pPr>
                            <w:r>
                              <w:t>Số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3F76B" id="_x0000_s1049" style="position:absolute;margin-left:386.25pt;margin-top:1pt;width:75pt;height:5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" fillcolor="#4472c4 [3204]" strokecolor="#1f3763 [1604]" strokeweight="1pt">
                <v:stroke joinstyle="miter"/>
                <v:textbox>
                  <w:txbxContent>
                    <w:p w14:paraId="383EC06F" w14:textId="62647CCF" w:rsidR="001F4FE9" w:rsidRDefault="001F4FE9" w:rsidP="00A622F3">
                      <w:pPr>
                        <w:jc w:val="center"/>
                      </w:pPr>
                      <w:r>
                        <w:t>Số tiền</w:t>
                      </w:r>
                    </w:p>
                  </w:txbxContent>
                </v:textbox>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29920" behindDoc="0" locked="0" layoutInCell="1" allowOverlap="1" wp14:anchorId="7E00FCCA" wp14:editId="33698832">
                <wp:simplePos x="0" y="0"/>
                <wp:positionH relativeFrom="column">
                  <wp:posOffset>3395345</wp:posOffset>
                </wp:positionH>
                <wp:positionV relativeFrom="paragraph">
                  <wp:posOffset>123825</wp:posOffset>
                </wp:positionV>
                <wp:extent cx="952500" cy="692150"/>
                <wp:effectExtent l="0" t="0" r="19050" b="12700"/>
                <wp:wrapNone/>
                <wp:docPr id="34" name="Hình Bầu dục 150"/>
                <wp:cNvGraphicFramePr/>
                <a:graphic xmlns:a="http://schemas.openxmlformats.org/drawingml/2006/main">
                  <a:graphicData uri="http://schemas.microsoft.com/office/word/2010/wordprocessingShape">
                    <wps:wsp>
                      <wps:cNvSpPr/>
                      <wps:spPr>
                        <a:xfrm>
                          <a:off x="0" y="0"/>
                          <a:ext cx="952500" cy="692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1966F6" w14:textId="3B4E115F" w:rsidR="001F4FE9" w:rsidRDefault="001F4FE9" w:rsidP="00A622F3">
                            <w:pPr>
                              <w:jc w:val="center"/>
                            </w:pPr>
                            <w:r>
                              <w:t>ID Phiếu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0FCCA" id="_x0000_s1050" style="position:absolute;margin-left:267.35pt;margin-top:9.75pt;width:75pt;height:5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" fillcolor="#4472c4 [3204]" strokecolor="#1f3763 [1604]" strokeweight="1pt">
                <v:stroke joinstyle="miter"/>
                <v:textbox>
                  <w:txbxContent>
                    <w:p w14:paraId="061966F6" w14:textId="3B4E115F" w:rsidR="001F4FE9" w:rsidRDefault="001F4FE9" w:rsidP="00A622F3">
                      <w:pPr>
                        <w:jc w:val="center"/>
                      </w:pPr>
                      <w:r>
                        <w:t>ID Phiếu</w:t>
                      </w:r>
                    </w:p>
                  </w:txbxContent>
                </v:textbox>
              </v:oval>
            </w:pict>
          </mc:Fallback>
        </mc:AlternateContent>
      </w:r>
    </w:p>
    <w:p w14:paraId="7721C551" w14:textId="3EEDD2D9" w:rsidR="00A622F3" w:rsidRDefault="00A622F3" w:rsidP="00B107BE">
      <w:pPr>
        <w:rPr>
          <w:rFonts w:ascii="Times New Roman" w:hAnsi="Times New Roman" w:cs="Times New Roman"/>
          <w:sz w:val="26"/>
          <w:szCs w:val="26"/>
        </w:rPr>
      </w:pPr>
    </w:p>
    <w:p w14:paraId="1EB8957B" w14:textId="58AB51EE" w:rsidR="00A622F3" w:rsidRDefault="00A622F3" w:rsidP="00B107BE">
      <w:pPr>
        <w:rPr>
          <w:rFonts w:ascii="Times New Roman" w:hAnsi="Times New Roman" w:cs="Times New Roman"/>
          <w:sz w:val="26"/>
          <w:szCs w:val="26"/>
        </w:rPr>
      </w:pPr>
    </w:p>
    <w:p w14:paraId="25BDDDA9" w14:textId="7FED6D9D" w:rsidR="00A622F3" w:rsidRDefault="00A622F3" w:rsidP="00B107BE">
      <w:pPr>
        <w:rPr>
          <w:rFonts w:ascii="Times New Roman" w:hAnsi="Times New Roman" w:cs="Times New Roman"/>
          <w:sz w:val="26"/>
          <w:szCs w:val="26"/>
        </w:rPr>
      </w:pPr>
    </w:p>
    <w:p w14:paraId="52931C57" w14:textId="77777777" w:rsidR="00A622F3" w:rsidRDefault="00A622F3" w:rsidP="00B107BE">
      <w:pPr>
        <w:rPr>
          <w:rFonts w:ascii="Times New Roman" w:hAnsi="Times New Roman" w:cs="Times New Roman"/>
          <w:sz w:val="26"/>
          <w:szCs w:val="26"/>
        </w:rPr>
      </w:pPr>
    </w:p>
    <w:p w14:paraId="35AB4A5D" w14:textId="511D4B32" w:rsidR="007A2C7F" w:rsidRDefault="00BA7F98" w:rsidP="00B107BE">
      <w:pPr>
        <w:rPr>
          <w:rFonts w:ascii="Times New Roman" w:hAnsi="Times New Roman" w:cs="Times New Roman"/>
          <w:sz w:val="26"/>
          <w:szCs w:val="26"/>
        </w:rPr>
      </w:pPr>
      <w:r>
        <w:rPr>
          <w:rFonts w:ascii="Times New Roman" w:hAnsi="Times New Roman" w:cs="Times New Roman"/>
          <w:sz w:val="26"/>
          <w:szCs w:val="26"/>
        </w:rPr>
        <w:t>Lập lịch chăm sóc:</w:t>
      </w:r>
    </w:p>
    <w:p w14:paraId="6BDA9488" w14:textId="77777777" w:rsidR="00BA7F98" w:rsidRDefault="00BA7F98" w:rsidP="00B107BE">
      <w:pPr>
        <w:rPr>
          <w:rFonts w:ascii="Times New Roman" w:hAnsi="Times New Roman" w:cs="Times New Roman"/>
          <w:sz w:val="26"/>
          <w:szCs w:val="26"/>
        </w:rPr>
      </w:pPr>
    </w:p>
    <w:p w14:paraId="22A27FAC" w14:textId="5311D1B2" w:rsidR="009225CC" w:rsidRPr="00AF3125" w:rsidRDefault="009225CC" w:rsidP="00B107BE">
      <w:pPr>
        <w:rPr>
          <w:rFonts w:ascii="Times New Roman" w:hAnsi="Times New Roman" w:cs="Times New Roman"/>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4384" behindDoc="0" locked="0" layoutInCell="1" allowOverlap="1" wp14:anchorId="6131A7CE" wp14:editId="2BAF1E09">
                <wp:simplePos x="0" y="0"/>
                <wp:positionH relativeFrom="column">
                  <wp:posOffset>3943985</wp:posOffset>
                </wp:positionH>
                <wp:positionV relativeFrom="paragraph">
                  <wp:posOffset>75565</wp:posOffset>
                </wp:positionV>
                <wp:extent cx="930302" cy="890546"/>
                <wp:effectExtent l="0" t="0" r="22225" b="24130"/>
                <wp:wrapNone/>
                <wp:docPr id="94" name="Hình Bầu dục 94"/>
                <wp:cNvGraphicFramePr/>
                <a:graphic xmlns:a="http://schemas.openxmlformats.org/drawingml/2006/main">
                  <a:graphicData uri="http://schemas.microsoft.com/office/word/2010/wordprocessingShape">
                    <wps:wsp>
                      <wps:cNvSpPr/>
                      <wps:spPr>
                        <a:xfrm>
                          <a:off x="0" y="0"/>
                          <a:ext cx="930302" cy="8905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432C37" w14:textId="6F4DC5C8" w:rsidR="001F4FE9" w:rsidRDefault="001F4FE9" w:rsidP="00EE293C">
                            <w:r>
                              <w:t>Vật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31A7CE" id="Hình Bầu dục 94" o:spid="_x0000_s1051" style="position:absolute;margin-left:310.55pt;margin-top:5.95pt;width:73.25pt;height:7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" fillcolor="#4472c4 [3204]" strokecolor="#1f3763 [1604]" strokeweight="1pt">
                <v:stroke joinstyle="miter"/>
                <v:textbox>
                  <w:txbxContent>
                    <w:p w14:paraId="33432C37" w14:textId="6F4DC5C8" w:rsidR="001F4FE9" w:rsidRDefault="001F4FE9" w:rsidP="00EE293C">
                      <w:r>
                        <w:t>Vật tư</w:t>
                      </w:r>
                    </w:p>
                  </w:txbxContent>
                </v:textbox>
              </v:oval>
            </w:pict>
          </mc:Fallback>
        </mc:AlternateContent>
      </w:r>
    </w:p>
    <w:p w14:paraId="21FB67B4" w14:textId="25E0CA6A" w:rsidR="00B107BE" w:rsidRDefault="00B107BE" w:rsidP="00B107BE">
      <w:pPr>
        <w:jc w:val="center"/>
      </w:pPr>
      <w:r>
        <w:rPr>
          <w:rFonts w:ascii="Times New Roman" w:hAnsi="Times New Roman" w:cs="Times New Roman"/>
          <w:b/>
          <w:noProof/>
          <w:sz w:val="26"/>
          <w:szCs w:val="26"/>
        </w:rPr>
        <mc:AlternateContent>
          <mc:Choice Requires="wps">
            <w:drawing>
              <wp:anchor distT="0" distB="0" distL="114300" distR="114300" simplePos="0" relativeHeight="251666432" behindDoc="0" locked="0" layoutInCell="1" allowOverlap="1" wp14:anchorId="0B011A1B" wp14:editId="44533987">
                <wp:simplePos x="0" y="0"/>
                <wp:positionH relativeFrom="column">
                  <wp:posOffset>-238539</wp:posOffset>
                </wp:positionH>
                <wp:positionV relativeFrom="paragraph">
                  <wp:posOffset>188153</wp:posOffset>
                </wp:positionV>
                <wp:extent cx="850265" cy="890546"/>
                <wp:effectExtent l="0" t="0" r="26035" b="24130"/>
                <wp:wrapNone/>
                <wp:docPr id="87" name="Hình Bầu dục 87"/>
                <wp:cNvGraphicFramePr/>
                <a:graphic xmlns:a="http://schemas.openxmlformats.org/drawingml/2006/main">
                  <a:graphicData uri="http://schemas.microsoft.com/office/word/2010/wordprocessingShape">
                    <wps:wsp>
                      <wps:cNvSpPr/>
                      <wps:spPr>
                        <a:xfrm>
                          <a:off x="0" y="0"/>
                          <a:ext cx="850265" cy="8905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827E9D" w14:textId="1A5A3A3A" w:rsidR="001F4FE9" w:rsidRDefault="001F4FE9" w:rsidP="00B107BE">
                            <w:r>
                              <w:t>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11A1B" id="Hình Bầu dục 87" o:spid="_x0000_s1052" style="position:absolute;left:0;text-align:left;margin-left:-18.8pt;margin-top:14.8pt;width:66.95pt;height:7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" fillcolor="#4472c4 [3204]" strokecolor="#1f3763 [1604]" strokeweight="1pt">
                <v:stroke joinstyle="miter"/>
                <v:textbox>
                  <w:txbxContent>
                    <w:p w14:paraId="3A827E9D" w14:textId="1A5A3A3A" w:rsidR="001F4FE9" w:rsidRDefault="001F4FE9" w:rsidP="00B107BE">
                      <w:r>
                        <w:t>Thời gian</w:t>
                      </w:r>
                    </w:p>
                  </w:txbxContent>
                </v:textbox>
              </v:oval>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67456" behindDoc="0" locked="0" layoutInCell="1" allowOverlap="1" wp14:anchorId="47D2C0F7" wp14:editId="7B41A429">
                <wp:simplePos x="0" y="0"/>
                <wp:positionH relativeFrom="column">
                  <wp:posOffset>2219877</wp:posOffset>
                </wp:positionH>
                <wp:positionV relativeFrom="paragraph">
                  <wp:posOffset>4445</wp:posOffset>
                </wp:positionV>
                <wp:extent cx="850789" cy="691764"/>
                <wp:effectExtent l="0" t="0" r="26035" b="13335"/>
                <wp:wrapNone/>
                <wp:docPr id="86" name="Hình Bầu dục 86"/>
                <wp:cNvGraphicFramePr/>
                <a:graphic xmlns:a="http://schemas.openxmlformats.org/drawingml/2006/main">
                  <a:graphicData uri="http://schemas.microsoft.com/office/word/2010/wordprocessingShape">
                    <wps:wsp>
                      <wps:cNvSpPr/>
                      <wps:spPr>
                        <a:xfrm>
                          <a:off x="0" y="0"/>
                          <a:ext cx="850789" cy="6917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991721" w14:textId="40708CE9" w:rsidR="001F4FE9" w:rsidRDefault="001F4FE9" w:rsidP="00EE293C">
                            <w:r>
                              <w:t>Vật tư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2C0F7" id="_x0000_s1053" style="position:absolute;left:0;text-align:left;margin-left:174.8pt;margin-top:.35pt;width:67pt;height:5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" fillcolor="#4472c4 [3204]" strokecolor="#1f3763 [1604]" strokeweight="1pt">
                <v:stroke joinstyle="miter"/>
                <v:textbox>
                  <w:txbxContent>
                    <w:p w14:paraId="26991721" w14:textId="40708CE9" w:rsidR="001F4FE9" w:rsidRDefault="001F4FE9" w:rsidP="00EE293C">
                      <w:r>
                        <w:t>Vật tư</w:t>
                      </w:r>
                    </w:p>
                  </w:txbxContent>
                </v:textbox>
              </v:oval>
            </w:pict>
          </mc:Fallback>
        </mc:AlternateContent>
      </w:r>
    </w:p>
    <w:p w14:paraId="44C61E29" w14:textId="51309968" w:rsidR="00B107BE" w:rsidRDefault="007A2C7F" w:rsidP="00B107BE">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68480" behindDoc="0" locked="0" layoutInCell="1" allowOverlap="1" wp14:anchorId="29E07D12" wp14:editId="73C9CBFC">
                <wp:simplePos x="0" y="0"/>
                <wp:positionH relativeFrom="column">
                  <wp:posOffset>609600</wp:posOffset>
                </wp:positionH>
                <wp:positionV relativeFrom="paragraph">
                  <wp:posOffset>243205</wp:posOffset>
                </wp:positionV>
                <wp:extent cx="286385" cy="133350"/>
                <wp:effectExtent l="0" t="0" r="37465" b="19050"/>
                <wp:wrapNone/>
                <wp:docPr id="100" name="Đường nối Thẳng 100"/>
                <wp:cNvGraphicFramePr/>
                <a:graphic xmlns:a="http://schemas.openxmlformats.org/drawingml/2006/main">
                  <a:graphicData uri="http://schemas.microsoft.com/office/word/2010/wordprocessingShape">
                    <wps:wsp>
                      <wps:cNvCnPr/>
                      <wps:spPr>
                        <a:xfrm>
                          <a:off x="0" y="0"/>
                          <a:ext cx="286385"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EDF7CB3" id="Đường nối Thẳng 100"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19.15pt" to="70.5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" strokecolor="#4472c4 [3204]" strokeweight=".5pt">
                <v:stroke joinstyle="miter"/>
              </v:line>
            </w:pict>
          </mc:Fallback>
        </mc:AlternateContent>
      </w:r>
      <w:r w:rsidR="00B107BE">
        <w:rPr>
          <w:rFonts w:ascii="Times New Roman" w:hAnsi="Times New Roman" w:cs="Times New Roman"/>
          <w:b/>
          <w:noProof/>
          <w:sz w:val="26"/>
          <w:szCs w:val="26"/>
        </w:rPr>
        <mc:AlternateContent>
          <mc:Choice Requires="wps">
            <w:drawing>
              <wp:anchor distT="0" distB="0" distL="114300" distR="114300" simplePos="0" relativeHeight="251665408" behindDoc="0" locked="0" layoutInCell="1" allowOverlap="1" wp14:anchorId="2043B055" wp14:editId="5B2959E2">
                <wp:simplePos x="0" y="0"/>
                <wp:positionH relativeFrom="page">
                  <wp:posOffset>6457950</wp:posOffset>
                </wp:positionH>
                <wp:positionV relativeFrom="paragraph">
                  <wp:posOffset>104775</wp:posOffset>
                </wp:positionV>
                <wp:extent cx="1033669" cy="516835"/>
                <wp:effectExtent l="0" t="0" r="14605" b="17145"/>
                <wp:wrapNone/>
                <wp:docPr id="96" name="Hình Bầu dục 96"/>
                <wp:cNvGraphicFramePr/>
                <a:graphic xmlns:a="http://schemas.openxmlformats.org/drawingml/2006/main">
                  <a:graphicData uri="http://schemas.microsoft.com/office/word/2010/wordprocessingShape">
                    <wps:wsp>
                      <wps:cNvSpPr/>
                      <wps:spPr>
                        <a:xfrm>
                          <a:off x="0" y="0"/>
                          <a:ext cx="1033669" cy="5168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A4473" w14:textId="69316BAE" w:rsidR="001F4FE9" w:rsidRDefault="001F4FE9" w:rsidP="009225CC">
                            <w:r>
                              <w:t>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3B055" id="Hình Bầu dục 96" o:spid="_x0000_s1054" style="position:absolute;margin-left:508.5pt;margin-top:8.25pt;width:81.4pt;height:40.7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" fillcolor="#4472c4 [3204]" strokecolor="#1f3763 [1604]" strokeweight="1pt">
                <v:stroke joinstyle="miter"/>
                <v:textbox>
                  <w:txbxContent>
                    <w:p w14:paraId="0C6A4473" w14:textId="69316BAE" w:rsidR="001F4FE9" w:rsidRDefault="001F4FE9" w:rsidP="009225CC">
                      <w:r>
                        <w:t>Thời gian</w:t>
                      </w:r>
                    </w:p>
                  </w:txbxContent>
                </v:textbox>
                <w10:wrap anchorx="page"/>
              </v:oval>
            </w:pict>
          </mc:Fallback>
        </mc:AlternateContent>
      </w:r>
      <w:r w:rsidR="00B107BE">
        <w:rPr>
          <w:rFonts w:ascii="Times New Roman" w:hAnsi="Times New Roman" w:cs="Times New Roman"/>
          <w:b/>
          <w:noProof/>
          <w:sz w:val="26"/>
          <w:szCs w:val="26"/>
        </w:rPr>
        <mc:AlternateContent>
          <mc:Choice Requires="wps">
            <w:drawing>
              <wp:anchor distT="0" distB="0" distL="114300" distR="114300" simplePos="0" relativeHeight="251669504" behindDoc="0" locked="0" layoutInCell="1" allowOverlap="1" wp14:anchorId="0434DC54" wp14:editId="5E35DCC7">
                <wp:simplePos x="0" y="0"/>
                <wp:positionH relativeFrom="column">
                  <wp:posOffset>2138901</wp:posOffset>
                </wp:positionH>
                <wp:positionV relativeFrom="paragraph">
                  <wp:posOffset>283845</wp:posOffset>
                </wp:positionV>
                <wp:extent cx="182880" cy="79513"/>
                <wp:effectExtent l="0" t="0" r="26670" b="34925"/>
                <wp:wrapNone/>
                <wp:docPr id="99" name="Đường nối Thẳng 99"/>
                <wp:cNvGraphicFramePr/>
                <a:graphic xmlns:a="http://schemas.openxmlformats.org/drawingml/2006/main">
                  <a:graphicData uri="http://schemas.microsoft.com/office/word/2010/wordprocessingShape">
                    <wps:wsp>
                      <wps:cNvCnPr/>
                      <wps:spPr>
                        <a:xfrm flipH="1">
                          <a:off x="0" y="0"/>
                          <a:ext cx="182880" cy="795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6CD93" id="Đường nối Thẳng 99"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168.4pt,22.35pt" to="182.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" strokecolor="#4472c4 [3204]" strokeweight=".5pt">
                <v:stroke joinstyle="miter"/>
              </v:line>
            </w:pict>
          </mc:Fallback>
        </mc:AlternateContent>
      </w:r>
      <w:r w:rsidR="00B107BE">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1D48709B" wp14:editId="7F14A486">
                <wp:simplePos x="0" y="0"/>
                <wp:positionH relativeFrom="column">
                  <wp:posOffset>889911</wp:posOffset>
                </wp:positionH>
                <wp:positionV relativeFrom="paragraph">
                  <wp:posOffset>354386</wp:posOffset>
                </wp:positionV>
                <wp:extent cx="1272209" cy="381662"/>
                <wp:effectExtent l="0" t="0" r="23495" b="18415"/>
                <wp:wrapNone/>
                <wp:docPr id="101" name="Hình chữ nhật 101"/>
                <wp:cNvGraphicFramePr/>
                <a:graphic xmlns:a="http://schemas.openxmlformats.org/drawingml/2006/main">
                  <a:graphicData uri="http://schemas.microsoft.com/office/word/2010/wordprocessingShape">
                    <wps:wsp>
                      <wps:cNvSpPr/>
                      <wps:spPr>
                        <a:xfrm>
                          <a:off x="0" y="0"/>
                          <a:ext cx="1272209" cy="3816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51BE66" w14:textId="6CFEDDDA" w:rsidR="001F4FE9" w:rsidRDefault="001F4FE9" w:rsidP="00B107BE">
                            <w:pPr>
                              <w:jc w:val="center"/>
                            </w:pPr>
                            <w:r>
                              <w:t>Lịch chăm sóc</w:t>
                            </w:r>
                          </w:p>
                          <w:p w14:paraId="7D0206CC" w14:textId="77777777" w:rsidR="001F4FE9" w:rsidRDefault="001F4FE9" w:rsidP="00B107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48709B" id="_x0000_s1055" style="position:absolute;margin-left:70.05pt;margin-top:27.9pt;width:100.15pt;height:30.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" fillcolor="#4472c4 [3204]" strokecolor="#1f3763 [1604]" strokeweight="1pt">
                <v:textbox>
                  <w:txbxContent>
                    <w:p w14:paraId="0A51BE66" w14:textId="6CFEDDDA" w:rsidR="001F4FE9" w:rsidRDefault="001F4FE9" w:rsidP="00B107BE">
                      <w:pPr>
                        <w:jc w:val="center"/>
                      </w:pPr>
                      <w:r>
                        <w:t>Lịch chăm sóc</w:t>
                      </w:r>
                    </w:p>
                    <w:p w14:paraId="7D0206CC" w14:textId="77777777" w:rsidR="001F4FE9" w:rsidRDefault="001F4FE9" w:rsidP="00B107BE"/>
                  </w:txbxContent>
                </v:textbox>
              </v:rect>
            </w:pict>
          </mc:Fallback>
        </mc:AlternateContent>
      </w:r>
      <w:r w:rsidR="00B107BE">
        <w:rPr>
          <w:rFonts w:ascii="Times New Roman" w:hAnsi="Times New Roman" w:cs="Times New Roman"/>
          <w:b/>
          <w:sz w:val="26"/>
          <w:szCs w:val="26"/>
        </w:rPr>
        <w:tab/>
      </w:r>
    </w:p>
    <w:p w14:paraId="7F7FE674" w14:textId="5BFD60EF" w:rsidR="00B107BE" w:rsidRDefault="00EE293C" w:rsidP="00B107BE">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70528" behindDoc="0" locked="0" layoutInCell="1" allowOverlap="1" wp14:anchorId="312A98A6" wp14:editId="2183EF0A">
                <wp:simplePos x="0" y="0"/>
                <wp:positionH relativeFrom="column">
                  <wp:posOffset>4448175</wp:posOffset>
                </wp:positionH>
                <wp:positionV relativeFrom="paragraph">
                  <wp:posOffset>67944</wp:posOffset>
                </wp:positionV>
                <wp:extent cx="161925" cy="733425"/>
                <wp:effectExtent l="0" t="0" r="28575" b="28575"/>
                <wp:wrapNone/>
                <wp:docPr id="98" name="Đường nối Thẳng 98"/>
                <wp:cNvGraphicFramePr/>
                <a:graphic xmlns:a="http://schemas.openxmlformats.org/drawingml/2006/main">
                  <a:graphicData uri="http://schemas.microsoft.com/office/word/2010/wordprocessingShape">
                    <wps:wsp>
                      <wps:cNvCnPr/>
                      <wps:spPr>
                        <a:xfrm>
                          <a:off x="0" y="0"/>
                          <a:ext cx="161925" cy="733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D176E" id="Đường nối Thẳng 9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25pt,5.35pt" to="363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" strokecolor="#4472c4 [3204]" strokeweight=".5pt">
                <v:stroke joinstyle="miter"/>
              </v:line>
            </w:pict>
          </mc:Fallback>
        </mc:AlternateContent>
      </w:r>
    </w:p>
    <w:p w14:paraId="68B8EEFE" w14:textId="37F40BC1" w:rsidR="00B107BE" w:rsidRDefault="009225CC" w:rsidP="00B107BE">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73600" behindDoc="0" locked="0" layoutInCell="1" allowOverlap="1" wp14:anchorId="5B26B109" wp14:editId="6D4A2975">
                <wp:simplePos x="0" y="0"/>
                <wp:positionH relativeFrom="column">
                  <wp:posOffset>1533525</wp:posOffset>
                </wp:positionH>
                <wp:positionV relativeFrom="paragraph">
                  <wp:posOffset>123825</wp:posOffset>
                </wp:positionV>
                <wp:extent cx="1085850" cy="571500"/>
                <wp:effectExtent l="0" t="0" r="19050" b="19050"/>
                <wp:wrapNone/>
                <wp:docPr id="91" name="Đường nối Thẳng 91"/>
                <wp:cNvGraphicFramePr/>
                <a:graphic xmlns:a="http://schemas.openxmlformats.org/drawingml/2006/main">
                  <a:graphicData uri="http://schemas.microsoft.com/office/word/2010/wordprocessingShape">
                    <wps:wsp>
                      <wps:cNvCnPr/>
                      <wps:spPr>
                        <a:xfrm>
                          <a:off x="0" y="0"/>
                          <a:ext cx="108585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22B2A" id="Đường nối Thẳng 9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75pt,9.75pt" to="206.25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" strokecolor="#4472c4 [3204]"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8720" behindDoc="0" locked="0" layoutInCell="1" allowOverlap="1" wp14:anchorId="787DEF51" wp14:editId="62FD062F">
                <wp:simplePos x="0" y="0"/>
                <wp:positionH relativeFrom="margin">
                  <wp:posOffset>666750</wp:posOffset>
                </wp:positionH>
                <wp:positionV relativeFrom="paragraph">
                  <wp:posOffset>123825</wp:posOffset>
                </wp:positionV>
                <wp:extent cx="457200" cy="542925"/>
                <wp:effectExtent l="0" t="0" r="19050" b="28575"/>
                <wp:wrapNone/>
                <wp:docPr id="6" name="Đường nối Thẳng 99"/>
                <wp:cNvGraphicFramePr/>
                <a:graphic xmlns:a="http://schemas.openxmlformats.org/drawingml/2006/main">
                  <a:graphicData uri="http://schemas.microsoft.com/office/word/2010/wordprocessingShape">
                    <wps:wsp>
                      <wps:cNvCnPr/>
                      <wps:spPr>
                        <a:xfrm flipH="1">
                          <a:off x="0" y="0"/>
                          <a:ext cx="457200"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0513D9" id="Đường nối Thẳng 99" o:spid="_x0000_s1026" style="position:absolute;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5pt,9.75pt" to="8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" strokecolor="#4472c4 [3204]" strokeweight=".5pt">
                <v:stroke joinstyle="miter"/>
                <w10:wrap anchorx="margin"/>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1552" behindDoc="0" locked="0" layoutInCell="1" allowOverlap="1" wp14:anchorId="3F221F6E" wp14:editId="19AE9AC3">
                <wp:simplePos x="0" y="0"/>
                <wp:positionH relativeFrom="margin">
                  <wp:posOffset>5362575</wp:posOffset>
                </wp:positionH>
                <wp:positionV relativeFrom="paragraph">
                  <wp:posOffset>9524</wp:posOffset>
                </wp:positionV>
                <wp:extent cx="552450" cy="485775"/>
                <wp:effectExtent l="0" t="0" r="19050" b="28575"/>
                <wp:wrapNone/>
                <wp:docPr id="97" name="Đường nối Thẳng 97"/>
                <wp:cNvGraphicFramePr/>
                <a:graphic xmlns:a="http://schemas.openxmlformats.org/drawingml/2006/main">
                  <a:graphicData uri="http://schemas.microsoft.com/office/word/2010/wordprocessingShape">
                    <wps:wsp>
                      <wps:cNvCnPr/>
                      <wps:spPr>
                        <a:xfrm flipH="1">
                          <a:off x="0" y="0"/>
                          <a:ext cx="55245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DE60FA" id="Đường nối Thẳng 97" o:spid="_x0000_s1026" style="position:absolute;flip:x;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2.25pt,.75pt" to="465.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" strokecolor="#4472c4 [3204]" strokeweight=".5pt">
                <v:stroke joinstyle="miter"/>
                <w10:wrap anchorx="margin"/>
              </v:line>
            </w:pict>
          </mc:Fallback>
        </mc:AlternateContent>
      </w:r>
    </w:p>
    <w:p w14:paraId="19B5740C" w14:textId="24D2EEC5" w:rsidR="00B107BE" w:rsidRDefault="009225CC" w:rsidP="00B107BE">
      <w:pP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72576" behindDoc="0" locked="0" layoutInCell="1" allowOverlap="1" wp14:anchorId="3DCDAD57" wp14:editId="5B912DF7">
                <wp:simplePos x="0" y="0"/>
                <wp:positionH relativeFrom="column">
                  <wp:posOffset>2605405</wp:posOffset>
                </wp:positionH>
                <wp:positionV relativeFrom="paragraph">
                  <wp:posOffset>114935</wp:posOffset>
                </wp:positionV>
                <wp:extent cx="1105231" cy="604299"/>
                <wp:effectExtent l="19050" t="19050" r="38100" b="43815"/>
                <wp:wrapNone/>
                <wp:docPr id="92" name="Hình thoi 92"/>
                <wp:cNvGraphicFramePr/>
                <a:graphic xmlns:a="http://schemas.openxmlformats.org/drawingml/2006/main">
                  <a:graphicData uri="http://schemas.microsoft.com/office/word/2010/wordprocessingShape">
                    <wps:wsp>
                      <wps:cNvSpPr/>
                      <wps:spPr>
                        <a:xfrm>
                          <a:off x="0" y="0"/>
                          <a:ext cx="1105231" cy="60429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C629C7" w14:textId="77777777" w:rsidR="001F4FE9" w:rsidRDefault="001F4FE9" w:rsidP="00B107BE">
                            <w:pPr>
                              <w:jc w:val="center"/>
                            </w:pPr>
                            <w:r>
                              <w:t>thuộc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DAD57" id="_x0000_s1056" type="#_x0000_t4" style="position:absolute;margin-left:205.15pt;margin-top:9.05pt;width:87.05pt;height:4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" fillcolor="#4472c4 [3204]" strokecolor="#1f3763 [1604]" strokeweight="1pt">
                <v:textbox>
                  <w:txbxContent>
                    <w:p w14:paraId="55C629C7" w14:textId="77777777" w:rsidR="001F4FE9" w:rsidRDefault="001F4FE9" w:rsidP="00B107BE">
                      <w:pPr>
                        <w:jc w:val="center"/>
                      </w:pPr>
                      <w:r>
                        <w:t>thuộc</w:t>
                      </w:r>
                    </w:p>
                  </w:txbxContent>
                </v:textbox>
              </v:shape>
            </w:pict>
          </mc:Fallback>
        </mc:AlternateContent>
      </w:r>
      <w:r w:rsidR="00EE293C">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0E588AC7" wp14:editId="2B900468">
                <wp:simplePos x="0" y="0"/>
                <wp:positionH relativeFrom="column">
                  <wp:posOffset>4338347</wp:posOffset>
                </wp:positionH>
                <wp:positionV relativeFrom="paragraph">
                  <wp:posOffset>191770</wp:posOffset>
                </wp:positionV>
                <wp:extent cx="1152635" cy="373684"/>
                <wp:effectExtent l="0" t="0" r="28575" b="26670"/>
                <wp:wrapNone/>
                <wp:docPr id="104" name="Hình chữ nhật 104"/>
                <wp:cNvGraphicFramePr/>
                <a:graphic xmlns:a="http://schemas.openxmlformats.org/drawingml/2006/main">
                  <a:graphicData uri="http://schemas.microsoft.com/office/word/2010/wordprocessingShape">
                    <wps:wsp>
                      <wps:cNvSpPr/>
                      <wps:spPr>
                        <a:xfrm>
                          <a:off x="0" y="0"/>
                          <a:ext cx="1152635" cy="3736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6C8580" w14:textId="5CD885F2" w:rsidR="001F4FE9" w:rsidRDefault="001F4FE9" w:rsidP="009225CC">
                            <w:pPr>
                              <w:jc w:val="center"/>
                            </w:pPr>
                            <w:r>
                              <w:t>Cây cảnh</w:t>
                            </w:r>
                          </w:p>
                          <w:p w14:paraId="0B4A43B0" w14:textId="77777777" w:rsidR="001F4FE9" w:rsidRDefault="001F4FE9" w:rsidP="00B107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88AC7" id="Hình chữ nhật 104" o:spid="_x0000_s1057" style="position:absolute;margin-left:341.6pt;margin-top:15.1pt;width:90.75pt;height:2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" fillcolor="#4472c4 [3204]" strokecolor="#1f3763 [1604]" strokeweight="1pt">
                <v:textbox>
                  <w:txbxContent>
                    <w:p w14:paraId="116C8580" w14:textId="5CD885F2" w:rsidR="001F4FE9" w:rsidRDefault="001F4FE9" w:rsidP="009225CC">
                      <w:pPr>
                        <w:jc w:val="center"/>
                      </w:pPr>
                      <w:r>
                        <w:t>Cây cảnh</w:t>
                      </w:r>
                    </w:p>
                    <w:p w14:paraId="0B4A43B0" w14:textId="77777777" w:rsidR="001F4FE9" w:rsidRDefault="001F4FE9" w:rsidP="00B107BE"/>
                  </w:txbxContent>
                </v:textbox>
              </v:rect>
            </w:pict>
          </mc:Fallback>
        </mc:AlternateContent>
      </w:r>
    </w:p>
    <w:p w14:paraId="12896AB3" w14:textId="724AE0DB" w:rsidR="004D2961" w:rsidRDefault="009225CC">
      <w:pPr>
        <w:rPr>
          <w:rFonts w:ascii="Times New Roman" w:hAnsi="Times New Roman" w:cs="Times New Roman"/>
          <w:sz w:val="26"/>
          <w:szCs w:val="26"/>
          <w:lang w:val="vi-VN"/>
        </w:rPr>
      </w:pPr>
      <w:r>
        <w:rPr>
          <w:rFonts w:ascii="Times New Roman" w:hAnsi="Times New Roman" w:cs="Times New Roman"/>
          <w:b/>
          <w:noProof/>
          <w:sz w:val="26"/>
          <w:szCs w:val="26"/>
        </w:rPr>
        <mc:AlternateContent>
          <mc:Choice Requires="wps">
            <w:drawing>
              <wp:anchor distT="0" distB="0" distL="114300" distR="114300" simplePos="0" relativeHeight="251674624" behindDoc="0" locked="0" layoutInCell="1" allowOverlap="1" wp14:anchorId="55F8AE0D" wp14:editId="4A508B04">
                <wp:simplePos x="0" y="0"/>
                <wp:positionH relativeFrom="column">
                  <wp:posOffset>3724274</wp:posOffset>
                </wp:positionH>
                <wp:positionV relativeFrom="paragraph">
                  <wp:posOffset>110489</wp:posOffset>
                </wp:positionV>
                <wp:extent cx="619125" cy="9525"/>
                <wp:effectExtent l="0" t="0" r="28575" b="28575"/>
                <wp:wrapNone/>
                <wp:docPr id="90" name="Đường nối Thẳng 90"/>
                <wp:cNvGraphicFramePr/>
                <a:graphic xmlns:a="http://schemas.openxmlformats.org/drawingml/2006/main">
                  <a:graphicData uri="http://schemas.microsoft.com/office/word/2010/wordprocessingShape">
                    <wps:wsp>
                      <wps:cNvCnPr/>
                      <wps:spPr>
                        <a:xfrm flipH="1" flipV="1">
                          <a:off x="0" y="0"/>
                          <a:ext cx="6191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094ED" id="Đường nối Thẳng 90"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25pt,8.7pt" to="342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" strokecolor="#4472c4 [3204]" strokeweight=".5pt">
                <v:stroke joinstyle="miter"/>
              </v:line>
            </w:pict>
          </mc:Fallback>
        </mc:AlternateContent>
      </w:r>
      <w:r>
        <w:rPr>
          <w:rFonts w:ascii="Times New Roman" w:hAnsi="Times New Roman" w:cs="Times New Roman"/>
          <w:b/>
          <w:noProof/>
          <w:sz w:val="26"/>
          <w:szCs w:val="26"/>
        </w:rPr>
        <mc:AlternateContent>
          <mc:Choice Requires="wps">
            <w:drawing>
              <wp:anchor distT="0" distB="0" distL="114300" distR="114300" simplePos="0" relativeHeight="251676672" behindDoc="0" locked="0" layoutInCell="1" allowOverlap="1" wp14:anchorId="2FFBA69C" wp14:editId="2452AEF7">
                <wp:simplePos x="0" y="0"/>
                <wp:positionH relativeFrom="column">
                  <wp:posOffset>0</wp:posOffset>
                </wp:positionH>
                <wp:positionV relativeFrom="paragraph">
                  <wp:posOffset>-635</wp:posOffset>
                </wp:positionV>
                <wp:extent cx="850789" cy="691764"/>
                <wp:effectExtent l="0" t="0" r="26035" b="13335"/>
                <wp:wrapNone/>
                <wp:docPr id="5" name="Hình Bầu dục 86"/>
                <wp:cNvGraphicFramePr/>
                <a:graphic xmlns:a="http://schemas.openxmlformats.org/drawingml/2006/main">
                  <a:graphicData uri="http://schemas.microsoft.com/office/word/2010/wordprocessingShape">
                    <wps:wsp>
                      <wps:cNvSpPr/>
                      <wps:spPr>
                        <a:xfrm>
                          <a:off x="0" y="0"/>
                          <a:ext cx="850789" cy="6917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DB8C50" w14:textId="7FD1E4BE" w:rsidR="001F4FE9" w:rsidRDefault="001F4FE9" w:rsidP="009225CC">
                            <w:r>
                              <w:t>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BA69C" id="_x0000_s1058" style="position:absolute;margin-left:0;margin-top:-.05pt;width:67pt;height:5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" fillcolor="#4472c4 [3204]" strokecolor="#1f3763 [1604]" strokeweight="1pt">
                <v:stroke joinstyle="miter"/>
                <v:textbox>
                  <w:txbxContent>
                    <w:p w14:paraId="35DB8C50" w14:textId="7FD1E4BE" w:rsidR="001F4FE9" w:rsidRDefault="001F4FE9" w:rsidP="009225CC">
                      <w:r>
                        <w:t>Số lượng</w:t>
                      </w:r>
                    </w:p>
                  </w:txbxContent>
                </v:textbox>
              </v:oval>
            </w:pict>
          </mc:Fallback>
        </mc:AlternateContent>
      </w:r>
      <w:r w:rsidR="00B107BE">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lastRenderedPageBreak/>
        <w:br/>
      </w:r>
    </w:p>
    <w:p w14:paraId="2B266886" w14:textId="48C8BE3D" w:rsidR="009225CC" w:rsidRDefault="009225CC" w:rsidP="009225CC">
      <w:pPr>
        <w:spacing w:after="0"/>
        <w:ind w:left="-450"/>
        <w:rPr>
          <w:rFonts w:ascii="Times New Roman" w:hAnsi="Times New Roman" w:cs="Times New Roman"/>
          <w:b/>
          <w:bCs/>
          <w:sz w:val="26"/>
          <w:szCs w:val="26"/>
        </w:rPr>
      </w:pPr>
      <w:r w:rsidRPr="007A2C7F">
        <w:rPr>
          <w:rFonts w:ascii="Times New Roman" w:hAnsi="Times New Roman" w:cs="Times New Roman"/>
          <w:b/>
          <w:bCs/>
          <w:sz w:val="26"/>
          <w:szCs w:val="26"/>
        </w:rPr>
        <w:t>Mô hình lớp ( Class Diagram):</w:t>
      </w:r>
    </w:p>
    <w:p w14:paraId="602E8BA0" w14:textId="0D0979F4" w:rsidR="00851041" w:rsidRPr="007A2C7F" w:rsidRDefault="00851041" w:rsidP="00851041">
      <w:pPr>
        <w:spacing w:after="0"/>
        <w:rPr>
          <w:rFonts w:ascii="Times New Roman" w:hAnsi="Times New Roman" w:cs="Times New Roman"/>
          <w:b/>
          <w:bCs/>
          <w:sz w:val="26"/>
          <w:szCs w:val="26"/>
        </w:rPr>
      </w:pPr>
    </w:p>
    <w:p w14:paraId="0CE0CD06" w14:textId="5EA73043" w:rsidR="009225CC" w:rsidRDefault="00851041" w:rsidP="00E4588B">
      <w:pPr>
        <w:spacing w:after="0"/>
        <w:ind w:left="-450" w:firstLine="450"/>
        <w:rPr>
          <w:rFonts w:ascii="Times New Roman" w:hAnsi="Times New Roman" w:cs="Times New Roman"/>
          <w:sz w:val="26"/>
          <w:szCs w:val="26"/>
        </w:rPr>
      </w:pPr>
      <w:r>
        <w:rPr>
          <w:rFonts w:ascii="Times New Roman" w:hAnsi="Times New Roman" w:cs="Times New Roman"/>
          <w:sz w:val="26"/>
          <w:szCs w:val="26"/>
        </w:rPr>
        <w:t>Tra cứu danh sách cây:</w:t>
      </w:r>
    </w:p>
    <w:p w14:paraId="2761F83B" w14:textId="6A3BA000" w:rsidR="00851041" w:rsidRDefault="00851041" w:rsidP="00851041">
      <w:pPr>
        <w:spacing w:after="0"/>
        <w:rPr>
          <w:rFonts w:ascii="Times New Roman" w:hAnsi="Times New Roman" w:cs="Times New Roman"/>
          <w:sz w:val="26"/>
          <w:szCs w:val="26"/>
        </w:rPr>
      </w:pPr>
    </w:p>
    <w:p w14:paraId="27261AE6" w14:textId="77777777" w:rsidR="009225CC" w:rsidRDefault="009225CC" w:rsidP="009225CC">
      <w:pPr>
        <w:rPr>
          <w:rFonts w:ascii="Times New Roman" w:hAnsi="Times New Roman" w:cs="Times New Roman"/>
          <w:b/>
          <w:sz w:val="26"/>
          <w:szCs w:val="26"/>
        </w:rPr>
      </w:pPr>
      <w:r>
        <w:rPr>
          <w:rFonts w:ascii="Times New Roman" w:hAnsi="Times New Roman" w:cs="Times New Roman"/>
          <w:b/>
          <w:sz w:val="26"/>
          <w:szCs w:val="26"/>
        </w:rPr>
        <w:tab/>
      </w:r>
    </w:p>
    <w:tbl>
      <w:tblPr>
        <w:tblStyle w:val="TableGrid"/>
        <w:tblpPr w:leftFromText="180" w:rightFromText="180" w:vertAnchor="text" w:horzAnchor="page" w:tblpX="6601" w:tblpY="348"/>
        <w:tblW w:w="0" w:type="auto"/>
        <w:tblLook w:val="04A0" w:firstRow="1" w:lastRow="0" w:firstColumn="1" w:lastColumn="0" w:noHBand="0" w:noVBand="1"/>
      </w:tblPr>
      <w:tblGrid>
        <w:gridCol w:w="3275"/>
      </w:tblGrid>
      <w:tr w:rsidR="00851041" w14:paraId="54838860" w14:textId="77777777" w:rsidTr="00851041">
        <w:trPr>
          <w:trHeight w:val="232"/>
        </w:trPr>
        <w:tc>
          <w:tcPr>
            <w:tcW w:w="3275" w:type="dxa"/>
          </w:tcPr>
          <w:p w14:paraId="051D6A4C" w14:textId="213583A1" w:rsidR="00851041" w:rsidRDefault="00351B44" w:rsidP="00351B44">
            <w:pPr>
              <w:jc w:val="center"/>
              <w:rPr>
                <w:rFonts w:ascii="Times New Roman" w:hAnsi="Times New Roman" w:cs="Times New Roman"/>
                <w:sz w:val="26"/>
                <w:szCs w:val="26"/>
              </w:rPr>
            </w:pPr>
            <w:r>
              <w:rPr>
                <w:rFonts w:ascii="Times New Roman" w:hAnsi="Times New Roman" w:cs="Times New Roman"/>
                <w:sz w:val="26"/>
                <w:szCs w:val="26"/>
              </w:rPr>
              <w:t>Danh Sách Cây</w:t>
            </w:r>
          </w:p>
        </w:tc>
      </w:tr>
      <w:tr w:rsidR="00851041" w14:paraId="22008BD1" w14:textId="77777777" w:rsidTr="00851041">
        <w:trPr>
          <w:trHeight w:val="483"/>
        </w:trPr>
        <w:tc>
          <w:tcPr>
            <w:tcW w:w="3275" w:type="dxa"/>
          </w:tcPr>
          <w:p w14:paraId="6F40BF87" w14:textId="45C9FD75" w:rsidR="00851041" w:rsidRPr="00FD1F45" w:rsidRDefault="00351B44" w:rsidP="00351B44">
            <w:pPr>
              <w:pStyle w:val="ListParagraph"/>
              <w:spacing w:line="240" w:lineRule="auto"/>
              <w:rPr>
                <w:rFonts w:ascii="Times New Roman" w:hAnsi="Times New Roman" w:cs="Times New Roman"/>
                <w:sz w:val="26"/>
                <w:szCs w:val="26"/>
              </w:rPr>
            </w:pPr>
            <w:r>
              <w:rPr>
                <w:rFonts w:ascii="Times New Roman" w:hAnsi="Times New Roman" w:cs="Times New Roman"/>
                <w:sz w:val="26"/>
                <w:szCs w:val="26"/>
              </w:rPr>
              <w:t>+ {?}</w:t>
            </w:r>
          </w:p>
        </w:tc>
      </w:tr>
      <w:tr w:rsidR="00851041" w14:paraId="169E3490" w14:textId="77777777" w:rsidTr="00851041">
        <w:trPr>
          <w:trHeight w:val="1471"/>
        </w:trPr>
        <w:tc>
          <w:tcPr>
            <w:tcW w:w="3275" w:type="dxa"/>
          </w:tcPr>
          <w:p w14:paraId="0A008874" w14:textId="77777777" w:rsidR="00851041" w:rsidRDefault="00851041" w:rsidP="00851041">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KetNoi()</w:t>
            </w:r>
          </w:p>
          <w:p w14:paraId="517F6E1B" w14:textId="77777777" w:rsidR="00851041" w:rsidRDefault="00851041" w:rsidP="00851041">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DocDuLieu();</w:t>
            </w:r>
          </w:p>
          <w:p w14:paraId="20AFE2D8" w14:textId="77777777" w:rsidR="00851041" w:rsidRPr="00B21A55" w:rsidRDefault="00851041" w:rsidP="00851041">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Dong()</w:t>
            </w:r>
          </w:p>
        </w:tc>
      </w:tr>
    </w:tbl>
    <w:tbl>
      <w:tblPr>
        <w:tblStyle w:val="TableGrid"/>
        <w:tblpPr w:leftFromText="180" w:rightFromText="180" w:vertAnchor="text" w:horzAnchor="page" w:tblpX="2206" w:tblpY="288"/>
        <w:tblW w:w="0" w:type="auto"/>
        <w:tblLook w:val="04A0" w:firstRow="1" w:lastRow="0" w:firstColumn="1" w:lastColumn="0" w:noHBand="0" w:noVBand="1"/>
      </w:tblPr>
      <w:tblGrid>
        <w:gridCol w:w="3276"/>
      </w:tblGrid>
      <w:tr w:rsidR="00351B44" w14:paraId="4447D0BB" w14:textId="77777777" w:rsidTr="00351B44">
        <w:trPr>
          <w:trHeight w:val="232"/>
        </w:trPr>
        <w:tc>
          <w:tcPr>
            <w:tcW w:w="3276" w:type="dxa"/>
          </w:tcPr>
          <w:p w14:paraId="619FA347" w14:textId="2A8E9981" w:rsidR="00351B44" w:rsidRDefault="00351B44" w:rsidP="00351B44">
            <w:pPr>
              <w:jc w:val="center"/>
              <w:rPr>
                <w:rFonts w:ascii="Times New Roman" w:hAnsi="Times New Roman" w:cs="Times New Roman"/>
                <w:sz w:val="26"/>
                <w:szCs w:val="26"/>
              </w:rPr>
            </w:pPr>
            <w:r>
              <w:rPr>
                <w:rFonts w:ascii="Times New Roman" w:hAnsi="Times New Roman" w:cs="Times New Roman"/>
                <w:sz w:val="26"/>
                <w:szCs w:val="26"/>
              </w:rPr>
              <w:t>Cây</w:t>
            </w:r>
          </w:p>
        </w:tc>
      </w:tr>
      <w:tr w:rsidR="00351B44" w14:paraId="552C85BA" w14:textId="77777777" w:rsidTr="00351B44">
        <w:trPr>
          <w:trHeight w:val="483"/>
        </w:trPr>
        <w:tc>
          <w:tcPr>
            <w:tcW w:w="3276" w:type="dxa"/>
          </w:tcPr>
          <w:p w14:paraId="121F6C08" w14:textId="5F7BE2D5" w:rsidR="00351B44" w:rsidRDefault="00351B44" w:rsidP="00351B44">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ID Cây</w:t>
            </w:r>
          </w:p>
          <w:p w14:paraId="5A801711" w14:textId="6E3F0E1B" w:rsidR="00351B44" w:rsidRDefault="00351B44" w:rsidP="00351B44">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Tên Cây</w:t>
            </w:r>
          </w:p>
          <w:p w14:paraId="7F01CECC" w14:textId="6342AF4A" w:rsidR="00351B44" w:rsidRDefault="00351B44" w:rsidP="00351B44">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Loại Cây</w:t>
            </w:r>
          </w:p>
          <w:p w14:paraId="03677055" w14:textId="1CF68B15" w:rsidR="00351B44" w:rsidRDefault="00351B44" w:rsidP="00351B44">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Vị Trí</w:t>
            </w:r>
          </w:p>
          <w:p w14:paraId="4898C3EE" w14:textId="77777777" w:rsidR="00351B44" w:rsidRDefault="00351B44" w:rsidP="00351B44">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Ngày Trồng</w:t>
            </w:r>
          </w:p>
          <w:p w14:paraId="324D290C" w14:textId="5F86F7CD" w:rsidR="00351B44" w:rsidRPr="00FD1F45" w:rsidRDefault="00351B44" w:rsidP="00351B44">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Tình Trạng</w:t>
            </w:r>
          </w:p>
        </w:tc>
      </w:tr>
      <w:tr w:rsidR="00351B44" w14:paraId="0C94F11D" w14:textId="77777777" w:rsidTr="00351B44">
        <w:trPr>
          <w:trHeight w:val="1471"/>
        </w:trPr>
        <w:tc>
          <w:tcPr>
            <w:tcW w:w="3276" w:type="dxa"/>
          </w:tcPr>
          <w:p w14:paraId="28131EA4" w14:textId="77777777" w:rsidR="00351B44" w:rsidRDefault="00351B44" w:rsidP="00351B44">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KetNoi()</w:t>
            </w:r>
          </w:p>
          <w:p w14:paraId="008B4CE7" w14:textId="77777777" w:rsidR="00351B44" w:rsidRDefault="00351B44" w:rsidP="00351B44">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DocDuLieu()</w:t>
            </w:r>
          </w:p>
          <w:p w14:paraId="7B11ECCA" w14:textId="77777777" w:rsidR="00351B44" w:rsidRDefault="00351B44" w:rsidP="00351B44">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KiemTra()</w:t>
            </w:r>
          </w:p>
          <w:p w14:paraId="79B60E65" w14:textId="77777777" w:rsidR="00351B44" w:rsidRDefault="00351B44" w:rsidP="00351B44">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LocCacSachCanTim()</w:t>
            </w:r>
          </w:p>
          <w:p w14:paraId="58533E96" w14:textId="77777777" w:rsidR="00351B44" w:rsidRPr="00B21A55" w:rsidRDefault="00351B44" w:rsidP="00351B44">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Dong()</w:t>
            </w:r>
          </w:p>
        </w:tc>
      </w:tr>
    </w:tbl>
    <w:p w14:paraId="7BE2BA79" w14:textId="77777777" w:rsidR="009225CC" w:rsidRDefault="009225CC" w:rsidP="009225CC">
      <w:pPr>
        <w:rPr>
          <w:rFonts w:ascii="Times New Roman" w:hAnsi="Times New Roman" w:cs="Times New Roman"/>
          <w:b/>
          <w:sz w:val="26"/>
          <w:szCs w:val="26"/>
        </w:rPr>
      </w:pPr>
    </w:p>
    <w:p w14:paraId="4418BAC1" w14:textId="77777777" w:rsidR="009225CC" w:rsidRDefault="009225CC" w:rsidP="009225CC">
      <w:pPr>
        <w:rPr>
          <w:rFonts w:ascii="Times New Roman" w:hAnsi="Times New Roman" w:cs="Times New Roman"/>
          <w:b/>
          <w:sz w:val="26"/>
          <w:szCs w:val="26"/>
        </w:rPr>
      </w:pPr>
    </w:p>
    <w:p w14:paraId="03C14F44" w14:textId="77777777" w:rsidR="009225CC" w:rsidRDefault="009225CC" w:rsidP="009225CC">
      <w:pPr>
        <w:rPr>
          <w:rFonts w:ascii="Times New Roman" w:hAnsi="Times New Roman" w:cs="Times New Roman"/>
          <w:b/>
          <w:sz w:val="26"/>
          <w:szCs w:val="26"/>
        </w:rPr>
      </w:pPr>
    </w:p>
    <w:p w14:paraId="2A0A8C51" w14:textId="77777777" w:rsidR="009225CC" w:rsidRDefault="009225CC" w:rsidP="009225CC">
      <w:pPr>
        <w:rPr>
          <w:rFonts w:ascii="Times New Roman" w:hAnsi="Times New Roman" w:cs="Times New Roman"/>
          <w:b/>
          <w:sz w:val="26"/>
          <w:szCs w:val="26"/>
        </w:rPr>
      </w:pPr>
    </w:p>
    <w:p w14:paraId="71B5C422" w14:textId="77777777" w:rsidR="009225CC" w:rsidRDefault="009225CC" w:rsidP="009225CC">
      <w:pPr>
        <w:rPr>
          <w:rFonts w:ascii="Times New Roman" w:hAnsi="Times New Roman" w:cs="Times New Roman"/>
          <w:b/>
          <w:sz w:val="26"/>
          <w:szCs w:val="26"/>
        </w:rPr>
      </w:pPr>
    </w:p>
    <w:p w14:paraId="65323BD8" w14:textId="77777777" w:rsidR="009225CC" w:rsidRDefault="009225CC" w:rsidP="009225CC">
      <w:pPr>
        <w:rPr>
          <w:rFonts w:ascii="Times New Roman" w:hAnsi="Times New Roman" w:cs="Times New Roman"/>
          <w:b/>
          <w:sz w:val="26"/>
          <w:szCs w:val="26"/>
        </w:rPr>
      </w:pPr>
    </w:p>
    <w:p w14:paraId="3DA1179D" w14:textId="07991233" w:rsidR="009225CC" w:rsidRDefault="00351B44">
      <w:pPr>
        <w:rPr>
          <w:rFonts w:ascii="Times New Roman" w:hAnsi="Times New Roman" w:cs="Times New Roman"/>
          <w:sz w:val="26"/>
          <w:szCs w:val="26"/>
          <w:lang w:val="vi-VN"/>
        </w:rPr>
      </w:pP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r>
        <w:rPr>
          <w:rFonts w:ascii="Times New Roman" w:hAnsi="Times New Roman" w:cs="Times New Roman"/>
          <w:sz w:val="26"/>
          <w:szCs w:val="26"/>
          <w:lang w:val="vi-VN"/>
        </w:rPr>
        <w:br/>
      </w:r>
    </w:p>
    <w:p w14:paraId="165BF2DD" w14:textId="270E1DE0" w:rsidR="00E4588B" w:rsidRPr="001F4FE9" w:rsidRDefault="00E4588B">
      <w:pPr>
        <w:rPr>
          <w:rFonts w:ascii="Times New Roman" w:hAnsi="Times New Roman" w:cs="Times New Roman"/>
          <w:sz w:val="26"/>
          <w:szCs w:val="26"/>
          <w:lang w:val="vi-VN"/>
        </w:rPr>
      </w:pPr>
      <w:r w:rsidRPr="001F4FE9">
        <w:rPr>
          <w:rFonts w:ascii="Times New Roman" w:hAnsi="Times New Roman" w:cs="Times New Roman"/>
          <w:sz w:val="26"/>
          <w:szCs w:val="26"/>
          <w:lang w:val="vi-VN"/>
        </w:rPr>
        <w:t>Lập phiếu mua vật tư:</w:t>
      </w:r>
    </w:p>
    <w:p w14:paraId="3DFED26C" w14:textId="77777777" w:rsidR="00E4588B" w:rsidRPr="001F4FE9" w:rsidRDefault="00E4588B">
      <w:pPr>
        <w:rPr>
          <w:rFonts w:ascii="Times New Roman" w:hAnsi="Times New Roman" w:cs="Times New Roman"/>
          <w:sz w:val="26"/>
          <w:szCs w:val="26"/>
          <w:lang w:val="vi-VN"/>
        </w:rPr>
      </w:pPr>
      <w:r w:rsidRPr="001F4FE9">
        <w:rPr>
          <w:rFonts w:ascii="Times New Roman" w:hAnsi="Times New Roman" w:cs="Times New Roman"/>
          <w:sz w:val="26"/>
          <w:szCs w:val="26"/>
          <w:lang w:val="vi-VN"/>
        </w:rPr>
        <w:tab/>
      </w:r>
    </w:p>
    <w:tbl>
      <w:tblPr>
        <w:tblStyle w:val="TableGrid"/>
        <w:tblpPr w:leftFromText="180" w:rightFromText="180" w:vertAnchor="text" w:horzAnchor="page" w:tblpX="2061" w:tblpY="204"/>
        <w:tblW w:w="0" w:type="auto"/>
        <w:tblLook w:val="04A0" w:firstRow="1" w:lastRow="0" w:firstColumn="1" w:lastColumn="0" w:noHBand="0" w:noVBand="1"/>
      </w:tblPr>
      <w:tblGrid>
        <w:gridCol w:w="3276"/>
      </w:tblGrid>
      <w:tr w:rsidR="00E4588B" w14:paraId="41A9DF15" w14:textId="77777777" w:rsidTr="001F4FE9">
        <w:tc>
          <w:tcPr>
            <w:tcW w:w="3276" w:type="dxa"/>
          </w:tcPr>
          <w:p w14:paraId="73DB5DC9" w14:textId="6D6C4F25" w:rsidR="00E4588B" w:rsidRDefault="00E4588B" w:rsidP="001F4FE9">
            <w:pPr>
              <w:jc w:val="center"/>
              <w:rPr>
                <w:rFonts w:ascii="Times New Roman" w:hAnsi="Times New Roman" w:cs="Times New Roman"/>
                <w:sz w:val="26"/>
                <w:szCs w:val="26"/>
              </w:rPr>
            </w:pPr>
            <w:r>
              <w:rPr>
                <w:rFonts w:ascii="Times New Roman" w:hAnsi="Times New Roman" w:cs="Times New Roman"/>
                <w:sz w:val="26"/>
                <w:szCs w:val="26"/>
              </w:rPr>
              <w:t>Vật tư</w:t>
            </w:r>
          </w:p>
        </w:tc>
      </w:tr>
      <w:tr w:rsidR="00E4588B" w14:paraId="5438B5F3" w14:textId="77777777" w:rsidTr="001F4FE9">
        <w:tc>
          <w:tcPr>
            <w:tcW w:w="3276" w:type="dxa"/>
          </w:tcPr>
          <w:p w14:paraId="2CDFF43C" w14:textId="234A3354" w:rsid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ID Vật tư</w:t>
            </w:r>
          </w:p>
          <w:p w14:paraId="26A95FD7" w14:textId="006ECE59" w:rsid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Tên vật tư</w:t>
            </w:r>
          </w:p>
          <w:p w14:paraId="43D4C28F" w14:textId="2AEA8C42" w:rsidR="00E4588B" w:rsidRP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Đơn vị</w:t>
            </w:r>
          </w:p>
        </w:tc>
      </w:tr>
      <w:tr w:rsidR="00E4588B" w14:paraId="31F85C71" w14:textId="77777777" w:rsidTr="001F4FE9">
        <w:tc>
          <w:tcPr>
            <w:tcW w:w="3276" w:type="dxa"/>
          </w:tcPr>
          <w:p w14:paraId="1EA9087E" w14:textId="77777777" w:rsid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KetNoi()</w:t>
            </w:r>
          </w:p>
          <w:p w14:paraId="55B77BC0" w14:textId="77777777" w:rsid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DocDuLieu()</w:t>
            </w:r>
          </w:p>
          <w:p w14:paraId="7B135481" w14:textId="77777777" w:rsid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KiemTra()</w:t>
            </w:r>
          </w:p>
          <w:p w14:paraId="2F9DDE50" w14:textId="77777777" w:rsidR="00E4588B" w:rsidRPr="009B007D"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XuatDuLieu()</w:t>
            </w:r>
          </w:p>
          <w:p w14:paraId="566669DE" w14:textId="77777777" w:rsidR="00E4588B" w:rsidRPr="00B21A55"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Dong()</w:t>
            </w:r>
          </w:p>
        </w:tc>
      </w:tr>
    </w:tbl>
    <w:tbl>
      <w:tblPr>
        <w:tblStyle w:val="TableGrid"/>
        <w:tblpPr w:leftFromText="180" w:rightFromText="180" w:vertAnchor="text" w:horzAnchor="page" w:tblpX="5416" w:tblpY="204"/>
        <w:tblW w:w="0" w:type="auto"/>
        <w:tblLook w:val="04A0" w:firstRow="1" w:lastRow="0" w:firstColumn="1" w:lastColumn="0" w:noHBand="0" w:noVBand="1"/>
      </w:tblPr>
      <w:tblGrid>
        <w:gridCol w:w="3276"/>
      </w:tblGrid>
      <w:tr w:rsidR="00E4588B" w14:paraId="2B8E6066" w14:textId="77777777" w:rsidTr="00E4588B">
        <w:tc>
          <w:tcPr>
            <w:tcW w:w="3276" w:type="dxa"/>
          </w:tcPr>
          <w:p w14:paraId="36EFE0C3" w14:textId="77777777" w:rsidR="00E4588B" w:rsidRDefault="00E4588B" w:rsidP="00E4588B">
            <w:pPr>
              <w:jc w:val="center"/>
              <w:rPr>
                <w:rFonts w:ascii="Times New Roman" w:hAnsi="Times New Roman" w:cs="Times New Roman"/>
                <w:sz w:val="26"/>
                <w:szCs w:val="26"/>
              </w:rPr>
            </w:pPr>
            <w:r>
              <w:rPr>
                <w:rFonts w:ascii="Times New Roman" w:hAnsi="Times New Roman" w:cs="Times New Roman"/>
                <w:sz w:val="26"/>
                <w:szCs w:val="26"/>
              </w:rPr>
              <w:t>Phiếu thu tiền</w:t>
            </w:r>
          </w:p>
        </w:tc>
      </w:tr>
      <w:tr w:rsidR="00E4588B" w14:paraId="023AF787" w14:textId="77777777" w:rsidTr="00E4588B">
        <w:tc>
          <w:tcPr>
            <w:tcW w:w="3276" w:type="dxa"/>
          </w:tcPr>
          <w:p w14:paraId="1014EE71" w14:textId="77777777" w:rsid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Số tiền</w:t>
            </w:r>
          </w:p>
          <w:p w14:paraId="0E0C202C" w14:textId="77777777" w:rsidR="00E4588B" w:rsidRPr="00F72514"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Số lượng</w:t>
            </w:r>
          </w:p>
        </w:tc>
      </w:tr>
      <w:tr w:rsidR="00E4588B" w14:paraId="6B4022EB" w14:textId="77777777" w:rsidTr="00E4588B">
        <w:tc>
          <w:tcPr>
            <w:tcW w:w="3276" w:type="dxa"/>
          </w:tcPr>
          <w:p w14:paraId="2B36AAB8" w14:textId="77777777" w:rsidR="00E4588B" w:rsidRPr="00B21A55" w:rsidRDefault="00E4588B" w:rsidP="00E4588B">
            <w:pPr>
              <w:pStyle w:val="ListParagraph"/>
              <w:rPr>
                <w:rFonts w:ascii="Times New Roman" w:hAnsi="Times New Roman" w:cs="Times New Roman"/>
                <w:sz w:val="26"/>
                <w:szCs w:val="26"/>
              </w:rPr>
            </w:pPr>
          </w:p>
        </w:tc>
      </w:tr>
    </w:tbl>
    <w:tbl>
      <w:tblPr>
        <w:tblStyle w:val="TableGrid"/>
        <w:tblpPr w:leftFromText="180" w:rightFromText="180" w:vertAnchor="text" w:horzAnchor="page" w:tblpX="8716" w:tblpY="249"/>
        <w:tblW w:w="0" w:type="auto"/>
        <w:tblLook w:val="04A0" w:firstRow="1" w:lastRow="0" w:firstColumn="1" w:lastColumn="0" w:noHBand="0" w:noVBand="1"/>
      </w:tblPr>
      <w:tblGrid>
        <w:gridCol w:w="3276"/>
      </w:tblGrid>
      <w:tr w:rsidR="00E4588B" w14:paraId="49A2CDF1" w14:textId="77777777" w:rsidTr="00E4588B">
        <w:tc>
          <w:tcPr>
            <w:tcW w:w="3276" w:type="dxa"/>
          </w:tcPr>
          <w:p w14:paraId="27DFA3FC" w14:textId="2B270DDC" w:rsidR="00E4588B" w:rsidRDefault="00E4588B" w:rsidP="00E4588B">
            <w:pPr>
              <w:jc w:val="center"/>
              <w:rPr>
                <w:rFonts w:ascii="Times New Roman" w:hAnsi="Times New Roman" w:cs="Times New Roman"/>
                <w:sz w:val="26"/>
                <w:szCs w:val="26"/>
              </w:rPr>
            </w:pPr>
            <w:r>
              <w:rPr>
                <w:rFonts w:ascii="Times New Roman" w:hAnsi="Times New Roman" w:cs="Times New Roman"/>
                <w:sz w:val="26"/>
                <w:szCs w:val="26"/>
              </w:rPr>
              <w:t>Mua vật tư</w:t>
            </w:r>
          </w:p>
        </w:tc>
      </w:tr>
      <w:tr w:rsidR="00E4588B" w14:paraId="0D8F2ECB" w14:textId="77777777" w:rsidTr="00E4588B">
        <w:tc>
          <w:tcPr>
            <w:tcW w:w="3276" w:type="dxa"/>
          </w:tcPr>
          <w:p w14:paraId="05C376C3" w14:textId="3F5EA866" w:rsid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Địa chỉ</w:t>
            </w:r>
          </w:p>
          <w:p w14:paraId="123EC819" w14:textId="66A7FBA2" w:rsidR="00E4588B" w:rsidRP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Ngày mua</w:t>
            </w:r>
          </w:p>
        </w:tc>
      </w:tr>
      <w:tr w:rsidR="00E4588B" w14:paraId="549159C9" w14:textId="77777777" w:rsidTr="00E4588B">
        <w:tc>
          <w:tcPr>
            <w:tcW w:w="3276" w:type="dxa"/>
          </w:tcPr>
          <w:p w14:paraId="4902CEB4" w14:textId="77777777" w:rsid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KetNoi()</w:t>
            </w:r>
          </w:p>
          <w:p w14:paraId="0BC0A8A2" w14:textId="77777777" w:rsid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DocDuLieu()</w:t>
            </w:r>
          </w:p>
          <w:p w14:paraId="79120F23" w14:textId="77777777" w:rsid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KiemTra()</w:t>
            </w:r>
          </w:p>
          <w:p w14:paraId="44DBAC13" w14:textId="77777777" w:rsidR="00E4588B" w:rsidRPr="009B007D"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XuatDuLieu()</w:t>
            </w:r>
          </w:p>
          <w:p w14:paraId="3A652035" w14:textId="77777777" w:rsidR="00E4588B" w:rsidRPr="00B21A55"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Dong()</w:t>
            </w:r>
          </w:p>
        </w:tc>
      </w:tr>
    </w:tbl>
    <w:p w14:paraId="51CB5D0B" w14:textId="77777777" w:rsidR="00E4588B" w:rsidRDefault="00E4588B">
      <w:pPr>
        <w:rPr>
          <w:rFonts w:ascii="Times New Roman" w:hAnsi="Times New Roman" w:cs="Times New Roman"/>
          <w:sz w:val="26"/>
          <w:szCs w:val="26"/>
        </w:rPr>
      </w:pP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p>
    <w:p w14:paraId="1AB9CCCA" w14:textId="77777777" w:rsidR="00E4588B" w:rsidRDefault="00E4588B">
      <w:pPr>
        <w:rPr>
          <w:rFonts w:ascii="Times New Roman" w:hAnsi="Times New Roman" w:cs="Times New Roman"/>
          <w:sz w:val="26"/>
          <w:szCs w:val="26"/>
        </w:rPr>
      </w:pPr>
    </w:p>
    <w:p w14:paraId="3ECD9866" w14:textId="77777777" w:rsidR="00E4588B" w:rsidRDefault="00E4588B">
      <w:pPr>
        <w:rPr>
          <w:rFonts w:ascii="Times New Roman" w:hAnsi="Times New Roman" w:cs="Times New Roman"/>
          <w:sz w:val="26"/>
          <w:szCs w:val="26"/>
        </w:rPr>
      </w:pPr>
    </w:p>
    <w:p w14:paraId="639CE141" w14:textId="3844B481" w:rsidR="00E4588B" w:rsidRDefault="00E4588B">
      <w:pPr>
        <w:rPr>
          <w:rFonts w:ascii="Times New Roman" w:hAnsi="Times New Roman" w:cs="Times New Roman"/>
          <w:sz w:val="26"/>
          <w:szCs w:val="26"/>
        </w:rPr>
      </w:pPr>
      <w:r>
        <w:rPr>
          <w:rFonts w:ascii="Times New Roman" w:hAnsi="Times New Roman" w:cs="Times New Roman"/>
          <w:sz w:val="26"/>
          <w:szCs w:val="26"/>
        </w:rPr>
        <w:lastRenderedPageBreak/>
        <w:t xml:space="preserve"> Lập lịch chăm sóc:</w:t>
      </w:r>
    </w:p>
    <w:tbl>
      <w:tblPr>
        <w:tblStyle w:val="TableGrid"/>
        <w:tblpPr w:leftFromText="180" w:rightFromText="180" w:vertAnchor="text" w:horzAnchor="margin" w:tblpY="175"/>
        <w:tblW w:w="0" w:type="auto"/>
        <w:tblLook w:val="04A0" w:firstRow="1" w:lastRow="0" w:firstColumn="1" w:lastColumn="0" w:noHBand="0" w:noVBand="1"/>
      </w:tblPr>
      <w:tblGrid>
        <w:gridCol w:w="2785"/>
      </w:tblGrid>
      <w:tr w:rsidR="00E4588B" w14:paraId="160D6D36" w14:textId="77777777" w:rsidTr="00D44927">
        <w:tc>
          <w:tcPr>
            <w:tcW w:w="2785" w:type="dxa"/>
          </w:tcPr>
          <w:p w14:paraId="00C80FA9" w14:textId="4556167E" w:rsidR="00E4588B" w:rsidRDefault="00E4588B" w:rsidP="001F4FE9">
            <w:pPr>
              <w:jc w:val="center"/>
              <w:rPr>
                <w:rFonts w:ascii="Times New Roman" w:hAnsi="Times New Roman" w:cs="Times New Roman"/>
                <w:sz w:val="26"/>
                <w:szCs w:val="26"/>
              </w:rPr>
            </w:pPr>
            <w:r>
              <w:rPr>
                <w:rFonts w:ascii="Times New Roman" w:hAnsi="Times New Roman" w:cs="Times New Roman"/>
                <w:sz w:val="26"/>
                <w:szCs w:val="26"/>
              </w:rPr>
              <w:t>Lịch chăm sóc</w:t>
            </w:r>
          </w:p>
        </w:tc>
      </w:tr>
      <w:tr w:rsidR="00E4588B" w14:paraId="03C2681A" w14:textId="77777777" w:rsidTr="00D44927">
        <w:tc>
          <w:tcPr>
            <w:tcW w:w="2785" w:type="dxa"/>
          </w:tcPr>
          <w:p w14:paraId="1C23678B" w14:textId="461D39BD" w:rsid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ID Lịch</w:t>
            </w:r>
          </w:p>
          <w:p w14:paraId="10A77865" w14:textId="24D0F92A" w:rsidR="00E4588B" w:rsidRPr="00E4588B" w:rsidRDefault="00E4588B" w:rsidP="00E4588B">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Ngày lập lịch</w:t>
            </w:r>
          </w:p>
        </w:tc>
      </w:tr>
      <w:tr w:rsidR="00E4588B" w14:paraId="64B9155D" w14:textId="77777777" w:rsidTr="00D44927">
        <w:trPr>
          <w:trHeight w:val="653"/>
        </w:trPr>
        <w:tc>
          <w:tcPr>
            <w:tcW w:w="2785" w:type="dxa"/>
          </w:tcPr>
          <w:p w14:paraId="005F57D4" w14:textId="701A0897" w:rsidR="00E4588B" w:rsidRPr="00D44927" w:rsidRDefault="00E4588B" w:rsidP="00D44927">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KetNoi()</w:t>
            </w:r>
          </w:p>
        </w:tc>
      </w:tr>
    </w:tbl>
    <w:tbl>
      <w:tblPr>
        <w:tblStyle w:val="TableGrid"/>
        <w:tblpPr w:leftFromText="180" w:rightFromText="180" w:vertAnchor="text" w:horzAnchor="margin" w:tblpXSpec="center" w:tblpY="104"/>
        <w:tblW w:w="0" w:type="auto"/>
        <w:tblLook w:val="04A0" w:firstRow="1" w:lastRow="0" w:firstColumn="1" w:lastColumn="0" w:noHBand="0" w:noVBand="1"/>
      </w:tblPr>
      <w:tblGrid>
        <w:gridCol w:w="2842"/>
      </w:tblGrid>
      <w:tr w:rsidR="00D44927" w14:paraId="440FD46E" w14:textId="77777777" w:rsidTr="00D44927">
        <w:tc>
          <w:tcPr>
            <w:tcW w:w="2842" w:type="dxa"/>
          </w:tcPr>
          <w:p w14:paraId="4C0A5947" w14:textId="2A3A8FBF" w:rsidR="00D44927" w:rsidRDefault="00D44927" w:rsidP="00D44927">
            <w:pPr>
              <w:jc w:val="center"/>
              <w:rPr>
                <w:rFonts w:ascii="Times New Roman" w:hAnsi="Times New Roman" w:cs="Times New Roman"/>
                <w:sz w:val="26"/>
                <w:szCs w:val="26"/>
              </w:rPr>
            </w:pPr>
            <w:r>
              <w:rPr>
                <w:rFonts w:ascii="Times New Roman" w:hAnsi="Times New Roman" w:cs="Times New Roman"/>
                <w:sz w:val="26"/>
                <w:szCs w:val="26"/>
              </w:rPr>
              <w:t>Lịch ứng với cây cảnh</w:t>
            </w:r>
          </w:p>
        </w:tc>
      </w:tr>
      <w:tr w:rsidR="00D44927" w14:paraId="09B86DA2" w14:textId="77777777" w:rsidTr="00D44927">
        <w:tc>
          <w:tcPr>
            <w:tcW w:w="2842" w:type="dxa"/>
          </w:tcPr>
          <w:p w14:paraId="1C3A7573" w14:textId="23AB2D41" w:rsidR="00D44927" w:rsidRPr="00D44927" w:rsidRDefault="00D44927" w:rsidP="00D44927">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ID Cây cảnh</w:t>
            </w:r>
          </w:p>
        </w:tc>
      </w:tr>
      <w:tr w:rsidR="00D44927" w14:paraId="3A30EFC1" w14:textId="77777777" w:rsidTr="00D44927">
        <w:tc>
          <w:tcPr>
            <w:tcW w:w="2842" w:type="dxa"/>
          </w:tcPr>
          <w:p w14:paraId="0352A3D1" w14:textId="77777777" w:rsidR="00D44927" w:rsidRDefault="00D44927" w:rsidP="00D44927">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KetNoi()</w:t>
            </w:r>
          </w:p>
          <w:p w14:paraId="146332BD" w14:textId="77777777" w:rsidR="00D44927" w:rsidRPr="00C504CD" w:rsidRDefault="00D44927" w:rsidP="00D44927">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DocDuLieu()</w:t>
            </w:r>
          </w:p>
          <w:p w14:paraId="3C9E3DC7" w14:textId="77777777" w:rsidR="00D44927" w:rsidRDefault="00D44927" w:rsidP="00D44927">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KiemTraTienNo()</w:t>
            </w:r>
          </w:p>
          <w:p w14:paraId="1DB4BFDB" w14:textId="77777777" w:rsidR="00D44927" w:rsidRPr="00D76FBE" w:rsidRDefault="00D44927" w:rsidP="00D44927">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XuatDuLieu()</w:t>
            </w:r>
          </w:p>
        </w:tc>
      </w:tr>
    </w:tbl>
    <w:p w14:paraId="157B1EC2" w14:textId="09770696" w:rsidR="00E4588B" w:rsidRDefault="00E4588B">
      <w:pPr>
        <w:rPr>
          <w:rFonts w:ascii="Times New Roman" w:hAnsi="Times New Roman" w:cs="Times New Roman"/>
          <w:sz w:val="26"/>
          <w:szCs w:val="26"/>
        </w:rPr>
      </w:pPr>
    </w:p>
    <w:p w14:paraId="364453F4" w14:textId="7655789A" w:rsidR="001F4FE9" w:rsidRPr="001F4FE9" w:rsidRDefault="001F4FE9" w:rsidP="001F4FE9">
      <w:pPr>
        <w:rPr>
          <w:rFonts w:ascii="Times New Roman" w:hAnsi="Times New Roman" w:cs="Times New Roman"/>
          <w:sz w:val="26"/>
          <w:szCs w:val="26"/>
        </w:rPr>
      </w:pPr>
    </w:p>
    <w:p w14:paraId="4800984B" w14:textId="59DF41E6" w:rsidR="001F4FE9" w:rsidRPr="001F4FE9" w:rsidRDefault="001F4FE9" w:rsidP="001F4FE9">
      <w:pPr>
        <w:rPr>
          <w:rFonts w:ascii="Times New Roman" w:hAnsi="Times New Roman" w:cs="Times New Roman"/>
          <w:sz w:val="26"/>
          <w:szCs w:val="26"/>
        </w:rPr>
      </w:pPr>
    </w:p>
    <w:p w14:paraId="64EFE76C" w14:textId="628E1664" w:rsidR="001F4FE9" w:rsidRPr="001F4FE9" w:rsidRDefault="001F4FE9" w:rsidP="001F4FE9">
      <w:pPr>
        <w:rPr>
          <w:rFonts w:ascii="Times New Roman" w:hAnsi="Times New Roman" w:cs="Times New Roman"/>
          <w:sz w:val="26"/>
          <w:szCs w:val="26"/>
        </w:rPr>
      </w:pPr>
    </w:p>
    <w:p w14:paraId="7FFDD357" w14:textId="47A1A8B7" w:rsidR="001F4FE9" w:rsidRPr="001F4FE9" w:rsidRDefault="001F4FE9" w:rsidP="001F4FE9">
      <w:pPr>
        <w:rPr>
          <w:rFonts w:ascii="Times New Roman" w:hAnsi="Times New Roman" w:cs="Times New Roman"/>
          <w:sz w:val="26"/>
          <w:szCs w:val="26"/>
        </w:rPr>
      </w:pPr>
    </w:p>
    <w:tbl>
      <w:tblPr>
        <w:tblStyle w:val="TableGrid"/>
        <w:tblpPr w:leftFromText="180" w:rightFromText="180" w:vertAnchor="text" w:horzAnchor="page" w:tblpX="2533" w:tblpY="190"/>
        <w:tblW w:w="0" w:type="auto"/>
        <w:tblLook w:val="04A0" w:firstRow="1" w:lastRow="0" w:firstColumn="1" w:lastColumn="0" w:noHBand="0" w:noVBand="1"/>
      </w:tblPr>
      <w:tblGrid>
        <w:gridCol w:w="3276"/>
      </w:tblGrid>
      <w:tr w:rsidR="001F4FE9" w14:paraId="52C819F5" w14:textId="77777777" w:rsidTr="001F4FE9">
        <w:tc>
          <w:tcPr>
            <w:tcW w:w="3276" w:type="dxa"/>
          </w:tcPr>
          <w:p w14:paraId="0711D940" w14:textId="77777777" w:rsidR="001F4FE9" w:rsidRDefault="001F4FE9" w:rsidP="001F4FE9">
            <w:pPr>
              <w:jc w:val="center"/>
              <w:rPr>
                <w:rFonts w:ascii="Times New Roman" w:hAnsi="Times New Roman" w:cs="Times New Roman"/>
                <w:sz w:val="26"/>
                <w:szCs w:val="26"/>
              </w:rPr>
            </w:pPr>
            <w:r>
              <w:rPr>
                <w:rFonts w:ascii="Times New Roman" w:hAnsi="Times New Roman" w:cs="Times New Roman"/>
                <w:sz w:val="26"/>
                <w:szCs w:val="26"/>
              </w:rPr>
              <w:t>Lịch ứng với vật tư</w:t>
            </w:r>
          </w:p>
        </w:tc>
      </w:tr>
      <w:tr w:rsidR="001F4FE9" w14:paraId="2D390A9F" w14:textId="77777777" w:rsidTr="001F4FE9">
        <w:tc>
          <w:tcPr>
            <w:tcW w:w="3276" w:type="dxa"/>
          </w:tcPr>
          <w:p w14:paraId="61989E33" w14:textId="77777777" w:rsidR="001F4FE9" w:rsidRDefault="001F4FE9" w:rsidP="001F4FE9">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ID Vật tư</w:t>
            </w:r>
          </w:p>
          <w:p w14:paraId="36F9EE55" w14:textId="77777777" w:rsidR="001F4FE9" w:rsidRPr="00C504CD" w:rsidRDefault="001F4FE9" w:rsidP="001F4FE9">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Số lượng</w:t>
            </w:r>
          </w:p>
        </w:tc>
      </w:tr>
      <w:tr w:rsidR="001F4FE9" w14:paraId="148C7124" w14:textId="77777777" w:rsidTr="001F4FE9">
        <w:tc>
          <w:tcPr>
            <w:tcW w:w="3276" w:type="dxa"/>
          </w:tcPr>
          <w:p w14:paraId="00594424" w14:textId="77777777" w:rsidR="001F4FE9" w:rsidRDefault="001F4FE9" w:rsidP="001F4FE9">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KetNoi()</w:t>
            </w:r>
          </w:p>
          <w:p w14:paraId="7B97CC67" w14:textId="77777777" w:rsidR="001F4FE9" w:rsidRPr="00C504CD" w:rsidRDefault="001F4FE9" w:rsidP="001F4FE9">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DocDuLieu()</w:t>
            </w:r>
          </w:p>
          <w:p w14:paraId="09897586" w14:textId="77777777" w:rsidR="001F4FE9" w:rsidRDefault="001F4FE9" w:rsidP="001F4FE9">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KiemTraTienNo()</w:t>
            </w:r>
          </w:p>
          <w:p w14:paraId="796E38F8" w14:textId="77777777" w:rsidR="001F4FE9" w:rsidRPr="00D76FBE" w:rsidRDefault="001F4FE9" w:rsidP="001F4FE9">
            <w:pPr>
              <w:pStyle w:val="ListParagraph"/>
              <w:numPr>
                <w:ilvl w:val="0"/>
                <w:numId w:val="6"/>
              </w:numPr>
              <w:spacing w:line="240" w:lineRule="auto"/>
              <w:rPr>
                <w:rFonts w:ascii="Times New Roman" w:hAnsi="Times New Roman" w:cs="Times New Roman"/>
                <w:sz w:val="26"/>
                <w:szCs w:val="26"/>
              </w:rPr>
            </w:pPr>
            <w:r>
              <w:rPr>
                <w:rFonts w:ascii="Times New Roman" w:hAnsi="Times New Roman" w:cs="Times New Roman"/>
                <w:sz w:val="26"/>
                <w:szCs w:val="26"/>
              </w:rPr>
              <w:t>XuatDuLieu()</w:t>
            </w:r>
          </w:p>
        </w:tc>
      </w:tr>
    </w:tbl>
    <w:p w14:paraId="1FD254EA" w14:textId="63106614" w:rsidR="001F4FE9" w:rsidRPr="001F4FE9" w:rsidRDefault="001F4FE9" w:rsidP="001F4FE9">
      <w:pPr>
        <w:rPr>
          <w:rFonts w:ascii="Times New Roman" w:hAnsi="Times New Roman" w:cs="Times New Roman"/>
          <w:sz w:val="26"/>
          <w:szCs w:val="26"/>
        </w:rPr>
      </w:pPr>
    </w:p>
    <w:p w14:paraId="0728FBA4" w14:textId="13FD53DD" w:rsidR="001F4FE9" w:rsidRPr="001F4FE9" w:rsidRDefault="001F4FE9" w:rsidP="001F4FE9">
      <w:pPr>
        <w:rPr>
          <w:rFonts w:ascii="Times New Roman" w:hAnsi="Times New Roman" w:cs="Times New Roman"/>
          <w:sz w:val="26"/>
          <w:szCs w:val="26"/>
        </w:rPr>
      </w:pPr>
    </w:p>
    <w:p w14:paraId="2313461E" w14:textId="3575AEB0" w:rsidR="001F4FE9" w:rsidRPr="001F4FE9" w:rsidRDefault="001F4FE9" w:rsidP="001F4FE9">
      <w:pPr>
        <w:rPr>
          <w:rFonts w:ascii="Times New Roman" w:hAnsi="Times New Roman" w:cs="Times New Roman"/>
          <w:sz w:val="26"/>
          <w:szCs w:val="26"/>
        </w:rPr>
      </w:pPr>
    </w:p>
    <w:p w14:paraId="7EBB5BD8" w14:textId="74BF595D" w:rsidR="001F4FE9" w:rsidRPr="001F4FE9" w:rsidRDefault="001F4FE9" w:rsidP="001F4FE9">
      <w:pPr>
        <w:rPr>
          <w:rFonts w:ascii="Times New Roman" w:hAnsi="Times New Roman" w:cs="Times New Roman"/>
          <w:sz w:val="26"/>
          <w:szCs w:val="26"/>
        </w:rPr>
      </w:pPr>
    </w:p>
    <w:p w14:paraId="6BD43434" w14:textId="46E38CA0" w:rsidR="001F4FE9" w:rsidRPr="001F4FE9" w:rsidRDefault="001F4FE9" w:rsidP="001F4FE9">
      <w:pPr>
        <w:rPr>
          <w:rFonts w:ascii="Times New Roman" w:hAnsi="Times New Roman" w:cs="Times New Roman"/>
          <w:sz w:val="26"/>
          <w:szCs w:val="26"/>
        </w:rPr>
      </w:pPr>
    </w:p>
    <w:p w14:paraId="2296B8F5" w14:textId="3A034223" w:rsidR="001F4FE9" w:rsidRDefault="001F4FE9" w:rsidP="001F4FE9">
      <w:pPr>
        <w:rPr>
          <w:rFonts w:ascii="Times New Roman" w:hAnsi="Times New Roman" w:cs="Times New Roman"/>
          <w:sz w:val="26"/>
          <w:szCs w:val="26"/>
        </w:rPr>
      </w:pPr>
    </w:p>
    <w:p w14:paraId="745ECAE1" w14:textId="2C265889" w:rsidR="001F4FE9" w:rsidRDefault="000D5A9A" w:rsidP="001F4FE9">
      <w:pPr>
        <w:rPr>
          <w:rFonts w:ascii="Times New Roman" w:hAnsi="Times New Roman" w:cs="Times New Roman"/>
          <w:sz w:val="26"/>
          <w:szCs w:val="26"/>
        </w:rPr>
      </w:pPr>
      <w:r>
        <w:rPr>
          <w:noProof/>
        </w:rPr>
        <w:drawing>
          <wp:anchor distT="0" distB="0" distL="114300" distR="114300" simplePos="0" relativeHeight="251769856" behindDoc="0" locked="0" layoutInCell="1" allowOverlap="1" wp14:anchorId="551B3E93" wp14:editId="2FF8A9AC">
            <wp:simplePos x="0" y="0"/>
            <wp:positionH relativeFrom="margin">
              <wp:posOffset>3718560</wp:posOffset>
            </wp:positionH>
            <wp:positionV relativeFrom="paragraph">
              <wp:posOffset>448714</wp:posOffset>
            </wp:positionV>
            <wp:extent cx="2252980" cy="4100658"/>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56143" cy="410641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0" locked="0" layoutInCell="1" allowOverlap="1" wp14:anchorId="192499FF" wp14:editId="6CD3BCA1">
            <wp:simplePos x="0" y="0"/>
            <wp:positionH relativeFrom="margin">
              <wp:align>left</wp:align>
            </wp:positionH>
            <wp:positionV relativeFrom="paragraph">
              <wp:posOffset>426085</wp:posOffset>
            </wp:positionV>
            <wp:extent cx="2276293" cy="41224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6293" cy="4122420"/>
                    </a:xfrm>
                    <a:prstGeom prst="rect">
                      <a:avLst/>
                    </a:prstGeom>
                  </pic:spPr>
                </pic:pic>
              </a:graphicData>
            </a:graphic>
          </wp:anchor>
        </w:drawing>
      </w:r>
      <w:r w:rsidR="001F4FE9">
        <w:rPr>
          <w:rFonts w:ascii="Times New Roman" w:hAnsi="Times New Roman" w:cs="Times New Roman"/>
          <w:sz w:val="26"/>
          <w:szCs w:val="26"/>
        </w:rPr>
        <w:t>Trang đăng nhập:</w:t>
      </w:r>
    </w:p>
    <w:p w14:paraId="596A3422" w14:textId="77777777" w:rsidR="000D5A9A" w:rsidRDefault="001F4FE9" w:rsidP="001F4FE9">
      <w:pPr>
        <w:rPr>
          <w:noProof/>
        </w:rPr>
      </w:pPr>
      <w:r>
        <w:rPr>
          <w:noProof/>
        </w:rPr>
        <w:lastRenderedPageBreak/>
        <w:t>Thông báo thành công</w:t>
      </w:r>
      <w:r>
        <w:rPr>
          <w:noProof/>
        </w:rPr>
        <w:br w:type="textWrapping" w:clear="all"/>
      </w:r>
      <w:bookmarkStart w:id="203" w:name="_GoBack"/>
      <w:bookmarkEnd w:id="203"/>
    </w:p>
    <w:p w14:paraId="06B2E04A" w14:textId="53D592CC" w:rsidR="000D5A9A" w:rsidRDefault="000D5A9A" w:rsidP="001F4FE9">
      <w:pPr>
        <w:rPr>
          <w:noProof/>
        </w:rPr>
      </w:pPr>
      <w:r>
        <w:rPr>
          <w:noProof/>
        </w:rPr>
        <w:drawing>
          <wp:inline distT="0" distB="0" distL="0" distR="0" wp14:anchorId="436D8AA1" wp14:editId="5C6C27A4">
            <wp:extent cx="2171700" cy="2400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71700" cy="2400300"/>
                    </a:xfrm>
                    <a:prstGeom prst="rect">
                      <a:avLst/>
                    </a:prstGeom>
                  </pic:spPr>
                </pic:pic>
              </a:graphicData>
            </a:graphic>
          </wp:inline>
        </w:drawing>
      </w:r>
    </w:p>
    <w:p w14:paraId="6F139FFE" w14:textId="77777777" w:rsidR="000D5A9A" w:rsidRDefault="000D5A9A" w:rsidP="001F4FE9">
      <w:pPr>
        <w:rPr>
          <w:noProof/>
        </w:rPr>
      </w:pPr>
    </w:p>
    <w:p w14:paraId="63CB6D2B" w14:textId="77777777" w:rsidR="000D5A9A" w:rsidRDefault="000D5A9A" w:rsidP="001F4FE9">
      <w:pPr>
        <w:rPr>
          <w:noProof/>
        </w:rPr>
      </w:pPr>
    </w:p>
    <w:p w14:paraId="6EFD49BD" w14:textId="5EEDCC82" w:rsidR="001F4FE9" w:rsidRPr="001F4FE9" w:rsidRDefault="000D5A9A" w:rsidP="001F4FE9">
      <w:pPr>
        <w:rPr>
          <w:noProof/>
        </w:rPr>
      </w:pPr>
      <w:r>
        <w:rPr>
          <w:noProof/>
        </w:rPr>
        <w:drawing>
          <wp:inline distT="0" distB="0" distL="0" distR="0" wp14:anchorId="0755DF55" wp14:editId="04656845">
            <wp:extent cx="2782721"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5125" cy="3294684"/>
                    </a:xfrm>
                    <a:prstGeom prst="rect">
                      <a:avLst/>
                    </a:prstGeom>
                  </pic:spPr>
                </pic:pic>
              </a:graphicData>
            </a:graphic>
          </wp:inline>
        </w:drawing>
      </w:r>
    </w:p>
    <w:p w14:paraId="33658A62" w14:textId="597AAEF6" w:rsidR="001F4FE9" w:rsidRDefault="001F4FE9" w:rsidP="001F4FE9">
      <w:pPr>
        <w:rPr>
          <w:noProof/>
        </w:rPr>
      </w:pPr>
    </w:p>
    <w:p w14:paraId="5296F9A5" w14:textId="04F40676" w:rsidR="001F4FE9" w:rsidRDefault="001F4FE9" w:rsidP="001F4FE9"/>
    <w:p w14:paraId="20A89657" w14:textId="7E9C474B" w:rsidR="001F4FE9" w:rsidRDefault="001F4FE9" w:rsidP="001F4FE9"/>
    <w:p w14:paraId="4C67F138" w14:textId="3BA609AE" w:rsidR="001F4FE9" w:rsidRPr="001F4FE9" w:rsidRDefault="001F4FE9" w:rsidP="001F4FE9">
      <w:r>
        <w:t>Trang chính điều khiển:</w:t>
      </w:r>
    </w:p>
    <w:p w14:paraId="1AAAE160" w14:textId="77777777" w:rsidR="001F4FE9" w:rsidRDefault="001F4FE9" w:rsidP="001F4FE9">
      <w:pPr>
        <w:rPr>
          <w:noProof/>
        </w:rPr>
      </w:pPr>
      <w:r>
        <w:rPr>
          <w:noProof/>
        </w:rPr>
        <w:lastRenderedPageBreak/>
        <w:drawing>
          <wp:anchor distT="0" distB="0" distL="114300" distR="114300" simplePos="0" relativeHeight="251767808" behindDoc="0" locked="0" layoutInCell="1" allowOverlap="1" wp14:anchorId="29D4B0DE" wp14:editId="5DFE84D8">
            <wp:simplePos x="914400" y="5257800"/>
            <wp:positionH relativeFrom="column">
              <wp:align>left</wp:align>
            </wp:positionH>
            <wp:positionV relativeFrom="paragraph">
              <wp:align>top</wp:align>
            </wp:positionV>
            <wp:extent cx="5943600" cy="3192145"/>
            <wp:effectExtent l="0" t="0" r="0" b="825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anchor>
        </w:drawing>
      </w:r>
      <w:r>
        <w:rPr>
          <w:noProof/>
        </w:rPr>
        <w:br w:type="textWrapping" w:clear="all"/>
      </w:r>
    </w:p>
    <w:p w14:paraId="735154C6" w14:textId="77777777" w:rsidR="001F4FE9" w:rsidRDefault="001F4FE9" w:rsidP="001F4FE9">
      <w:pPr>
        <w:rPr>
          <w:noProof/>
        </w:rPr>
      </w:pPr>
    </w:p>
    <w:p w14:paraId="10809F89" w14:textId="655EC089" w:rsidR="001F4FE9" w:rsidRDefault="001F4FE9" w:rsidP="001F4FE9">
      <w:pPr>
        <w:rPr>
          <w:noProof/>
        </w:rPr>
      </w:pPr>
      <w:r>
        <w:rPr>
          <w:noProof/>
        </w:rPr>
        <w:t xml:space="preserve">Trang </w:t>
      </w:r>
      <w:r w:rsidR="00D417A3">
        <w:rPr>
          <w:noProof/>
        </w:rPr>
        <w:t>quy định:</w:t>
      </w:r>
    </w:p>
    <w:p w14:paraId="16BBC88F" w14:textId="122E2CFD" w:rsidR="001F4FE9" w:rsidRDefault="001F4FE9" w:rsidP="001F4FE9">
      <w:pPr>
        <w:rPr>
          <w:noProof/>
        </w:rPr>
      </w:pPr>
      <w:r>
        <w:rPr>
          <w:noProof/>
        </w:rPr>
        <w:drawing>
          <wp:inline distT="0" distB="0" distL="0" distR="0" wp14:anchorId="1AB20FCA" wp14:editId="5EC159A6">
            <wp:extent cx="3459480" cy="2114806"/>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3283" cy="2123244"/>
                    </a:xfrm>
                    <a:prstGeom prst="rect">
                      <a:avLst/>
                    </a:prstGeom>
                  </pic:spPr>
                </pic:pic>
              </a:graphicData>
            </a:graphic>
          </wp:inline>
        </w:drawing>
      </w:r>
    </w:p>
    <w:p w14:paraId="39220910" w14:textId="77777777" w:rsidR="00D417A3" w:rsidRDefault="00D417A3" w:rsidP="001F4FE9">
      <w:pPr>
        <w:rPr>
          <w:noProof/>
        </w:rPr>
      </w:pPr>
    </w:p>
    <w:p w14:paraId="498ED2A3" w14:textId="7F0D37C9" w:rsidR="001F4FE9" w:rsidRDefault="001F4FE9" w:rsidP="001F4FE9">
      <w:pPr>
        <w:rPr>
          <w:noProof/>
        </w:rPr>
      </w:pPr>
      <w:r>
        <w:rPr>
          <w:noProof/>
        </w:rPr>
        <w:lastRenderedPageBreak/>
        <w:drawing>
          <wp:inline distT="0" distB="0" distL="0" distR="0" wp14:anchorId="22F69726" wp14:editId="41D4B0A8">
            <wp:extent cx="5943600" cy="3187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7700"/>
                    </a:xfrm>
                    <a:prstGeom prst="rect">
                      <a:avLst/>
                    </a:prstGeom>
                  </pic:spPr>
                </pic:pic>
              </a:graphicData>
            </a:graphic>
          </wp:inline>
        </w:drawing>
      </w:r>
    </w:p>
    <w:p w14:paraId="21216E16" w14:textId="59D80D68" w:rsidR="001F4FE9" w:rsidRDefault="001F4FE9" w:rsidP="001F4FE9">
      <w:pPr>
        <w:rPr>
          <w:rFonts w:ascii="Times New Roman" w:hAnsi="Times New Roman" w:cs="Times New Roman"/>
          <w:sz w:val="26"/>
          <w:szCs w:val="26"/>
        </w:rPr>
      </w:pPr>
      <w:r>
        <w:rPr>
          <w:noProof/>
        </w:rPr>
        <w:drawing>
          <wp:inline distT="0" distB="0" distL="0" distR="0" wp14:anchorId="45AD115A" wp14:editId="2C0BC02B">
            <wp:extent cx="5943600" cy="3184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4525"/>
                    </a:xfrm>
                    <a:prstGeom prst="rect">
                      <a:avLst/>
                    </a:prstGeom>
                  </pic:spPr>
                </pic:pic>
              </a:graphicData>
            </a:graphic>
          </wp:inline>
        </w:drawing>
      </w:r>
    </w:p>
    <w:p w14:paraId="50873C2D" w14:textId="0E3052CB" w:rsidR="001F4FE9" w:rsidRDefault="001F4FE9" w:rsidP="001F4FE9">
      <w:pPr>
        <w:rPr>
          <w:noProof/>
        </w:rPr>
      </w:pPr>
      <w:r>
        <w:rPr>
          <w:noProof/>
        </w:rPr>
        <w:lastRenderedPageBreak/>
        <w:drawing>
          <wp:inline distT="0" distB="0" distL="0" distR="0" wp14:anchorId="5BF0F94F" wp14:editId="14F1755E">
            <wp:extent cx="5943600" cy="3175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5000"/>
                    </a:xfrm>
                    <a:prstGeom prst="rect">
                      <a:avLst/>
                    </a:prstGeom>
                  </pic:spPr>
                </pic:pic>
              </a:graphicData>
            </a:graphic>
          </wp:inline>
        </w:drawing>
      </w:r>
    </w:p>
    <w:p w14:paraId="6EE4FFB3" w14:textId="240B880C" w:rsidR="001F4FE9" w:rsidRDefault="001F4FE9" w:rsidP="001F4FE9">
      <w:pPr>
        <w:rPr>
          <w:rFonts w:ascii="Times New Roman" w:hAnsi="Times New Roman" w:cs="Times New Roman"/>
          <w:sz w:val="26"/>
          <w:szCs w:val="26"/>
        </w:rPr>
      </w:pPr>
      <w:r>
        <w:rPr>
          <w:noProof/>
        </w:rPr>
        <w:drawing>
          <wp:inline distT="0" distB="0" distL="0" distR="0" wp14:anchorId="3A9D19CD" wp14:editId="7DA7A901">
            <wp:extent cx="5943600" cy="31896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89605"/>
                    </a:xfrm>
                    <a:prstGeom prst="rect">
                      <a:avLst/>
                    </a:prstGeom>
                  </pic:spPr>
                </pic:pic>
              </a:graphicData>
            </a:graphic>
          </wp:inline>
        </w:drawing>
      </w:r>
    </w:p>
    <w:p w14:paraId="696EF16C" w14:textId="3A991DC1" w:rsidR="001F4FE9" w:rsidRDefault="001F4FE9" w:rsidP="001F4FE9">
      <w:pPr>
        <w:rPr>
          <w:noProof/>
        </w:rPr>
      </w:pPr>
      <w:r>
        <w:rPr>
          <w:noProof/>
        </w:rPr>
        <w:lastRenderedPageBreak/>
        <w:drawing>
          <wp:inline distT="0" distB="0" distL="0" distR="0" wp14:anchorId="5E3258EF" wp14:editId="5D79011E">
            <wp:extent cx="5943600" cy="31965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96590"/>
                    </a:xfrm>
                    <a:prstGeom prst="rect">
                      <a:avLst/>
                    </a:prstGeom>
                  </pic:spPr>
                </pic:pic>
              </a:graphicData>
            </a:graphic>
          </wp:inline>
        </w:drawing>
      </w:r>
    </w:p>
    <w:p w14:paraId="1F1756E6" w14:textId="531B5061" w:rsidR="001F4FE9" w:rsidRDefault="001F4FE9" w:rsidP="001F4FE9">
      <w:pPr>
        <w:rPr>
          <w:rFonts w:ascii="Times New Roman" w:hAnsi="Times New Roman" w:cs="Times New Roman"/>
          <w:sz w:val="26"/>
          <w:szCs w:val="26"/>
        </w:rPr>
      </w:pPr>
      <w:r>
        <w:rPr>
          <w:noProof/>
        </w:rPr>
        <w:lastRenderedPageBreak/>
        <w:drawing>
          <wp:inline distT="0" distB="0" distL="0" distR="0" wp14:anchorId="7A709602" wp14:editId="78AE55B7">
            <wp:extent cx="5943600" cy="56349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634990"/>
                    </a:xfrm>
                    <a:prstGeom prst="rect">
                      <a:avLst/>
                    </a:prstGeom>
                  </pic:spPr>
                </pic:pic>
              </a:graphicData>
            </a:graphic>
          </wp:inline>
        </w:drawing>
      </w:r>
    </w:p>
    <w:p w14:paraId="59E77FAA" w14:textId="12AE3C0D" w:rsidR="001F4FE9" w:rsidRDefault="001F4FE9" w:rsidP="001F4FE9">
      <w:pPr>
        <w:rPr>
          <w:rFonts w:ascii="Times New Roman" w:hAnsi="Times New Roman" w:cs="Times New Roman"/>
          <w:sz w:val="26"/>
          <w:szCs w:val="26"/>
        </w:rPr>
      </w:pPr>
      <w:r>
        <w:rPr>
          <w:noProof/>
        </w:rPr>
        <w:lastRenderedPageBreak/>
        <w:drawing>
          <wp:inline distT="0" distB="0" distL="0" distR="0" wp14:anchorId="3B15BEA4" wp14:editId="1EFE090F">
            <wp:extent cx="5943600" cy="46520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652010"/>
                    </a:xfrm>
                    <a:prstGeom prst="rect">
                      <a:avLst/>
                    </a:prstGeom>
                  </pic:spPr>
                </pic:pic>
              </a:graphicData>
            </a:graphic>
          </wp:inline>
        </w:drawing>
      </w:r>
    </w:p>
    <w:p w14:paraId="414269A8" w14:textId="63FB5C82" w:rsidR="001F4FE9" w:rsidRDefault="001F4FE9" w:rsidP="001F4FE9">
      <w:pPr>
        <w:rPr>
          <w:rFonts w:ascii="Times New Roman" w:hAnsi="Times New Roman" w:cs="Times New Roman"/>
          <w:sz w:val="26"/>
          <w:szCs w:val="26"/>
        </w:rPr>
      </w:pPr>
      <w:r>
        <w:rPr>
          <w:noProof/>
        </w:rPr>
        <w:lastRenderedPageBreak/>
        <w:drawing>
          <wp:inline distT="0" distB="0" distL="0" distR="0" wp14:anchorId="1F6BADC6" wp14:editId="739631A4">
            <wp:extent cx="5943600" cy="444881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48810"/>
                    </a:xfrm>
                    <a:prstGeom prst="rect">
                      <a:avLst/>
                    </a:prstGeom>
                  </pic:spPr>
                </pic:pic>
              </a:graphicData>
            </a:graphic>
          </wp:inline>
        </w:drawing>
      </w:r>
    </w:p>
    <w:p w14:paraId="3D18D1DA" w14:textId="2A9D52C0" w:rsidR="001F4FE9" w:rsidRPr="001F4FE9" w:rsidRDefault="001F4FE9" w:rsidP="001F4FE9">
      <w:pPr>
        <w:rPr>
          <w:rFonts w:ascii="Times New Roman" w:hAnsi="Times New Roman" w:cs="Times New Roman"/>
          <w:sz w:val="26"/>
          <w:szCs w:val="26"/>
        </w:rPr>
      </w:pPr>
      <w:r>
        <w:rPr>
          <w:noProof/>
        </w:rPr>
        <w:lastRenderedPageBreak/>
        <w:drawing>
          <wp:inline distT="0" distB="0" distL="0" distR="0" wp14:anchorId="707C4CE4" wp14:editId="5318B468">
            <wp:extent cx="5943600" cy="63093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309360"/>
                    </a:xfrm>
                    <a:prstGeom prst="rect">
                      <a:avLst/>
                    </a:prstGeom>
                  </pic:spPr>
                </pic:pic>
              </a:graphicData>
            </a:graphic>
          </wp:inline>
        </w:drawing>
      </w:r>
    </w:p>
    <w:sectPr w:rsidR="001F4FE9" w:rsidRPr="001F4F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02444" w14:textId="77777777" w:rsidR="00CB29EE" w:rsidRDefault="00CB29EE" w:rsidP="00514210">
      <w:pPr>
        <w:spacing w:after="0" w:line="240" w:lineRule="auto"/>
      </w:pPr>
      <w:r>
        <w:separator/>
      </w:r>
    </w:p>
  </w:endnote>
  <w:endnote w:type="continuationSeparator" w:id="0">
    <w:p w14:paraId="370ACA6A" w14:textId="77777777" w:rsidR="00CB29EE" w:rsidRDefault="00CB29EE" w:rsidP="00514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FBA57A" w14:textId="77777777" w:rsidR="00CB29EE" w:rsidRDefault="00CB29EE" w:rsidP="00514210">
      <w:pPr>
        <w:spacing w:after="0" w:line="240" w:lineRule="auto"/>
      </w:pPr>
      <w:r>
        <w:separator/>
      </w:r>
    </w:p>
  </w:footnote>
  <w:footnote w:type="continuationSeparator" w:id="0">
    <w:p w14:paraId="10889E67" w14:textId="77777777" w:rsidR="00CB29EE" w:rsidRDefault="00CB29EE" w:rsidP="00514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64C0"/>
    <w:multiLevelType w:val="hybridMultilevel"/>
    <w:tmpl w:val="A7667CFE"/>
    <w:lvl w:ilvl="0" w:tplc="60D2EEEC">
      <w:start w:val="1"/>
      <w:numFmt w:val="bullet"/>
      <w:lvlText w:val="-"/>
      <w:lvlJc w:val="left"/>
      <w:pPr>
        <w:ind w:left="1080" w:hanging="720"/>
      </w:pPr>
      <w:rPr>
        <w:rFonts w:ascii="Calibri" w:eastAsiaTheme="minorHAnsi" w:hAnsi="Calibri" w:cstheme="minorBidi" w:hint="default"/>
      </w:rPr>
    </w:lvl>
    <w:lvl w:ilvl="1" w:tplc="04090019">
      <w:start w:val="1"/>
      <w:numFmt w:val="lowerLetter"/>
      <w:lvlText w:val="%2."/>
      <w:lvlJc w:val="left"/>
      <w:pPr>
        <w:ind w:left="1440" w:hanging="360"/>
      </w:pPr>
    </w:lvl>
    <w:lvl w:ilvl="2" w:tplc="0A5CF098">
      <w:start w:val="1"/>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00D6F"/>
    <w:multiLevelType w:val="hybridMultilevel"/>
    <w:tmpl w:val="634A9A64"/>
    <w:lvl w:ilvl="0" w:tplc="8B4A3E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472E50"/>
    <w:multiLevelType w:val="hybridMultilevel"/>
    <w:tmpl w:val="20C6CA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5706C8E"/>
    <w:multiLevelType w:val="hybridMultilevel"/>
    <w:tmpl w:val="FE78D922"/>
    <w:lvl w:ilvl="0" w:tplc="60D2EEEC">
      <w:start w:val="1"/>
      <w:numFmt w:val="bullet"/>
      <w:lvlText w:val="-"/>
      <w:lvlJc w:val="left"/>
      <w:pPr>
        <w:ind w:left="1080" w:hanging="720"/>
      </w:pPr>
      <w:rPr>
        <w:rFonts w:ascii="Calibri" w:eastAsiaTheme="minorHAnsi" w:hAnsi="Calibri" w:cstheme="minorBidi" w:hint="default"/>
      </w:rPr>
    </w:lvl>
    <w:lvl w:ilvl="1" w:tplc="04090019">
      <w:start w:val="1"/>
      <w:numFmt w:val="lowerLetter"/>
      <w:lvlText w:val="%2."/>
      <w:lvlJc w:val="left"/>
      <w:pPr>
        <w:ind w:left="1440" w:hanging="360"/>
      </w:pPr>
    </w:lvl>
    <w:lvl w:ilvl="2" w:tplc="0A5CF098">
      <w:start w:val="1"/>
      <w:numFmt w:val="bullet"/>
      <w:lvlText w:val="-"/>
      <w:lvlJc w:val="left"/>
      <w:pPr>
        <w:ind w:left="2340" w:hanging="360"/>
      </w:pPr>
      <w:rPr>
        <w:rFonts w:ascii="Times New Roman" w:eastAsiaTheme="minorHAnsi" w:hAnsi="Times New Roman" w:cs="Times New Roman" w:hint="default"/>
      </w:rPr>
    </w:lvl>
    <w:lvl w:ilvl="3" w:tplc="AA700AAA">
      <w:start w:val="1"/>
      <w:numFmt w:val="decimal"/>
      <w:lvlText w:val="%4."/>
      <w:lvlJc w:val="left"/>
      <w:pPr>
        <w:ind w:left="2880" w:hanging="360"/>
      </w:pPr>
      <w:rPr>
        <w:rFonts w:ascii="Times New Roman" w:hAnsi="Times New Roman" w:cs="Times New Roman" w:hint="default"/>
        <w:sz w:val="26"/>
        <w:szCs w:val="26"/>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934C0A"/>
    <w:multiLevelType w:val="hybridMultilevel"/>
    <w:tmpl w:val="55B09472"/>
    <w:lvl w:ilvl="0" w:tplc="60D2EEEC">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48E1883"/>
    <w:multiLevelType w:val="hybridMultilevel"/>
    <w:tmpl w:val="61AEBBD8"/>
    <w:lvl w:ilvl="0" w:tplc="D9900516">
      <w:start w:val="1"/>
      <w:numFmt w:val="upperRoman"/>
      <w:lvlText w:val="%1."/>
      <w:lvlJc w:val="left"/>
      <w:pPr>
        <w:ind w:left="1080" w:hanging="720"/>
      </w:pPr>
    </w:lvl>
    <w:lvl w:ilvl="1" w:tplc="04090019">
      <w:start w:val="1"/>
      <w:numFmt w:val="lowerLetter"/>
      <w:lvlText w:val="%2."/>
      <w:lvlJc w:val="left"/>
      <w:pPr>
        <w:ind w:left="1440" w:hanging="360"/>
      </w:pPr>
    </w:lvl>
    <w:lvl w:ilvl="2" w:tplc="0A5CF098">
      <w:start w:val="1"/>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5E2034E">
      <w:numFmt w:val="bullet"/>
      <w:lvlText w:val=""/>
      <w:lvlJc w:val="left"/>
      <w:pPr>
        <w:ind w:left="4500" w:hanging="360"/>
      </w:pPr>
      <w:rPr>
        <w:rFonts w:ascii="Symbol" w:eastAsiaTheme="minorHAnsi" w:hAnsi="Symbol" w:cstheme="minorBidi" w:hint="default"/>
      </w:rPr>
    </w:lvl>
    <w:lvl w:ilvl="6" w:tplc="EF0E6DF0">
      <w:start w:val="2"/>
      <w:numFmt w:val="upperLetter"/>
      <w:lvlText w:val="%7."/>
      <w:lvlJc w:val="left"/>
      <w:pPr>
        <w:ind w:left="1260" w:hanging="360"/>
      </w:pPr>
      <w:rPr>
        <w:rFonts w:ascii="Times New Roman" w:hAnsi="Times New Roman" w:cs="Times New Roman" w:hint="default"/>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9B2477B"/>
    <w:multiLevelType w:val="hybridMultilevel"/>
    <w:tmpl w:val="92C2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5"/>
    <w:lvlOverride w:ilvl="0">
      <w:startOverride w:val="1"/>
    </w:lvlOverride>
    <w:lvlOverride w:ilvl="1">
      <w:startOverride w:val="1"/>
    </w:lvlOverride>
    <w:lvlOverride w:ilvl="2"/>
    <w:lvlOverride w:ilvl="3">
      <w:startOverride w:val="1"/>
    </w:lvlOverride>
    <w:lvlOverride w:ilvl="4">
      <w:startOverride w:val="1"/>
    </w:lvlOverride>
    <w:lvlOverride w:ilvl="5"/>
    <w:lvlOverride w:ilvl="6">
      <w:startOverride w:val="2"/>
    </w:lvlOverride>
    <w:lvlOverride w:ilvl="7">
      <w:startOverride w:val="1"/>
    </w:lvlOverride>
    <w:lvlOverride w:ilvl="8">
      <w:startOverride w:val="1"/>
    </w:lvlOverride>
  </w:num>
  <w:num w:numId="5">
    <w:abstractNumId w:val="1"/>
  </w:num>
  <w:num w:numId="6">
    <w:abstractNumId w:val="2"/>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Pham">
    <w15:presenceInfo w15:providerId="Windows Live" w15:userId="193ddff1ebe83e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E86"/>
    <w:rsid w:val="00001231"/>
    <w:rsid w:val="00010049"/>
    <w:rsid w:val="00063E87"/>
    <w:rsid w:val="000D5A9A"/>
    <w:rsid w:val="00141363"/>
    <w:rsid w:val="001B5C01"/>
    <w:rsid w:val="001C1E86"/>
    <w:rsid w:val="001E2795"/>
    <w:rsid w:val="001F4FE9"/>
    <w:rsid w:val="0026699F"/>
    <w:rsid w:val="00305CF4"/>
    <w:rsid w:val="00351B44"/>
    <w:rsid w:val="004C0207"/>
    <w:rsid w:val="004D2961"/>
    <w:rsid w:val="00514210"/>
    <w:rsid w:val="00681FB4"/>
    <w:rsid w:val="00777273"/>
    <w:rsid w:val="00781200"/>
    <w:rsid w:val="007A2C7F"/>
    <w:rsid w:val="007B1513"/>
    <w:rsid w:val="00851041"/>
    <w:rsid w:val="008900F4"/>
    <w:rsid w:val="009225CC"/>
    <w:rsid w:val="009F4926"/>
    <w:rsid w:val="00A622F3"/>
    <w:rsid w:val="00B107BE"/>
    <w:rsid w:val="00B2686A"/>
    <w:rsid w:val="00BA7F98"/>
    <w:rsid w:val="00C363FA"/>
    <w:rsid w:val="00CA1AEC"/>
    <w:rsid w:val="00CB29EE"/>
    <w:rsid w:val="00D22422"/>
    <w:rsid w:val="00D417A3"/>
    <w:rsid w:val="00D44927"/>
    <w:rsid w:val="00E4588B"/>
    <w:rsid w:val="00E90680"/>
    <w:rsid w:val="00E97A89"/>
    <w:rsid w:val="00EE293C"/>
    <w:rsid w:val="00F02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7397"/>
  <w15:chartTrackingRefBased/>
  <w15:docId w15:val="{B3F0A2E4-5B21-422F-B376-9030B92E8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13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1363"/>
    <w:pPr>
      <w:spacing w:line="256" w:lineRule="auto"/>
      <w:ind w:left="720"/>
      <w:contextualSpacing/>
    </w:pPr>
  </w:style>
  <w:style w:type="paragraph" w:styleId="BalloonText">
    <w:name w:val="Balloon Text"/>
    <w:basedOn w:val="Normal"/>
    <w:link w:val="BalloonTextChar"/>
    <w:uiPriority w:val="99"/>
    <w:semiHidden/>
    <w:unhideWhenUsed/>
    <w:rsid w:val="004D29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2961"/>
    <w:rPr>
      <w:rFonts w:ascii="Segoe UI" w:hAnsi="Segoe UI" w:cs="Segoe UI"/>
      <w:sz w:val="18"/>
      <w:szCs w:val="18"/>
    </w:rPr>
  </w:style>
  <w:style w:type="paragraph" w:styleId="NoSpacing">
    <w:name w:val="No Spacing"/>
    <w:uiPriority w:val="1"/>
    <w:qFormat/>
    <w:rsid w:val="004D2961"/>
    <w:pPr>
      <w:spacing w:after="0" w:line="240" w:lineRule="auto"/>
    </w:pPr>
  </w:style>
  <w:style w:type="paragraph" w:styleId="Header">
    <w:name w:val="header"/>
    <w:basedOn w:val="Normal"/>
    <w:link w:val="HeaderChar"/>
    <w:uiPriority w:val="99"/>
    <w:unhideWhenUsed/>
    <w:rsid w:val="005142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210"/>
  </w:style>
  <w:style w:type="paragraph" w:styleId="Footer">
    <w:name w:val="footer"/>
    <w:basedOn w:val="Normal"/>
    <w:link w:val="FooterChar"/>
    <w:uiPriority w:val="99"/>
    <w:unhideWhenUsed/>
    <w:rsid w:val="005142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129136">
      <w:bodyDiv w:val="1"/>
      <w:marLeft w:val="0"/>
      <w:marRight w:val="0"/>
      <w:marTop w:val="0"/>
      <w:marBottom w:val="0"/>
      <w:divBdr>
        <w:top w:val="none" w:sz="0" w:space="0" w:color="auto"/>
        <w:left w:val="none" w:sz="0" w:space="0" w:color="auto"/>
        <w:bottom w:val="none" w:sz="0" w:space="0" w:color="auto"/>
        <w:right w:val="none" w:sz="0" w:space="0" w:color="auto"/>
      </w:divBdr>
    </w:div>
    <w:div w:id="1302731970">
      <w:bodyDiv w:val="1"/>
      <w:marLeft w:val="0"/>
      <w:marRight w:val="0"/>
      <w:marTop w:val="0"/>
      <w:marBottom w:val="0"/>
      <w:divBdr>
        <w:top w:val="none" w:sz="0" w:space="0" w:color="auto"/>
        <w:left w:val="none" w:sz="0" w:space="0" w:color="auto"/>
        <w:bottom w:val="none" w:sz="0" w:space="0" w:color="auto"/>
        <w:right w:val="none" w:sz="0" w:space="0" w:color="auto"/>
      </w:divBdr>
    </w:div>
    <w:div w:id="1313753871">
      <w:bodyDiv w:val="1"/>
      <w:marLeft w:val="0"/>
      <w:marRight w:val="0"/>
      <w:marTop w:val="0"/>
      <w:marBottom w:val="0"/>
      <w:divBdr>
        <w:top w:val="none" w:sz="0" w:space="0" w:color="auto"/>
        <w:left w:val="none" w:sz="0" w:space="0" w:color="auto"/>
        <w:bottom w:val="none" w:sz="0" w:space="0" w:color="auto"/>
        <w:right w:val="none" w:sz="0" w:space="0" w:color="auto"/>
      </w:divBdr>
    </w:div>
    <w:div w:id="1836140265">
      <w:bodyDiv w:val="1"/>
      <w:marLeft w:val="0"/>
      <w:marRight w:val="0"/>
      <w:marTop w:val="0"/>
      <w:marBottom w:val="0"/>
      <w:divBdr>
        <w:top w:val="none" w:sz="0" w:space="0" w:color="auto"/>
        <w:left w:val="none" w:sz="0" w:space="0" w:color="auto"/>
        <w:bottom w:val="none" w:sz="0" w:space="0" w:color="auto"/>
        <w:right w:val="none" w:sz="0" w:space="0" w:color="auto"/>
      </w:divBdr>
    </w:div>
    <w:div w:id="209416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22.png"/><Relationship Id="rId21" Type="http://schemas.openxmlformats.org/officeDocument/2006/relationships/image" Target="media/image8.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image" Target="media/image19.png"/><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microsoft.com/office/2011/relationships/people" Target="people.xml"/><Relationship Id="rId20" Type="http://schemas.openxmlformats.org/officeDocument/2006/relationships/package" Target="embeddings/Microsoft_Visio_Drawing5.vsdx"/><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92B326-A56A-4BC2-9EFF-61E33DD6E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26</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Pham</dc:creator>
  <cp:keywords/>
  <dc:description/>
  <cp:lastModifiedBy>Pham Khanh</cp:lastModifiedBy>
  <cp:revision>5</cp:revision>
  <dcterms:created xsi:type="dcterms:W3CDTF">2019-04-01T17:32:00Z</dcterms:created>
  <dcterms:modified xsi:type="dcterms:W3CDTF">2019-07-06T06:04:00Z</dcterms:modified>
</cp:coreProperties>
</file>